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elha"/>
        <w:tblW w:w="9108" w:type="dxa"/>
        <w:jc w:val="center"/>
        <w:tblLayout w:type="fixed"/>
        <w:tblLook w:val="01E0" w:firstRow="1" w:lastRow="1" w:firstColumn="1" w:lastColumn="1" w:noHBand="0" w:noVBand="0"/>
      </w:tblPr>
      <w:tblGrid>
        <w:gridCol w:w="1585"/>
        <w:gridCol w:w="737"/>
        <w:gridCol w:w="714"/>
        <w:gridCol w:w="429"/>
        <w:gridCol w:w="1881"/>
        <w:gridCol w:w="576"/>
        <w:gridCol w:w="150"/>
        <w:gridCol w:w="373"/>
        <w:gridCol w:w="782"/>
        <w:gridCol w:w="1881"/>
      </w:tblGrid>
      <w:tr w:rsidR="00651920" w:rsidRPr="00651920" w14:paraId="033D769D" w14:textId="77777777" w:rsidTr="00CE0F2F">
        <w:trPr>
          <w:trHeight w:hRule="exact" w:val="284"/>
          <w:jc w:val="center"/>
        </w:trPr>
        <w:tc>
          <w:tcPr>
            <w:tcW w:w="2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DD62B" w14:textId="41F13315" w:rsidR="00651920" w:rsidRPr="00651920" w:rsidRDefault="00651920" w:rsidP="00651920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  <w:r w:rsidRPr="00651920">
              <w:rPr>
                <w:rFonts w:asciiTheme="majorHAnsi" w:hAnsiTheme="majorHAnsi" w:cstheme="majorHAnsi"/>
                <w:b/>
                <w:smallCaps/>
                <w:noProof/>
                <w:color w:val="000080"/>
                <w:sz w:val="28"/>
                <w:szCs w:val="24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11328F91" wp14:editId="5D41875E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-2338070</wp:posOffset>
                      </wp:positionV>
                      <wp:extent cx="2286000" cy="568960"/>
                      <wp:effectExtent l="0" t="0" r="635" b="4445"/>
                      <wp:wrapNone/>
                      <wp:docPr id="14772091" name="Agrupa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0" cy="568960"/>
                                <a:chOff x="1598" y="298"/>
                                <a:chExt cx="3600" cy="896"/>
                              </a:xfrm>
                            </wpg:grpSpPr>
                            <wps:wsp>
                              <wps:cNvPr id="361134885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38" y="414"/>
                                  <a:ext cx="306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BA71B6" w14:textId="77777777" w:rsidR="00651920" w:rsidRPr="00D675E4" w:rsidRDefault="00651920" w:rsidP="00651920">
                                    <w:pPr>
                                      <w:pStyle w:val="Cabealho2"/>
                                    </w:pPr>
                                    <w:r w:rsidRPr="00D675E4">
                                      <w:t>Hospital</w:t>
                                    </w:r>
                                    <w:r>
                                      <w:t xml:space="preserve"> de</w:t>
                                    </w:r>
                                  </w:p>
                                  <w:p w14:paraId="1AA92A43" w14:textId="77777777" w:rsidR="00651920" w:rsidRPr="00D675E4" w:rsidRDefault="00651920" w:rsidP="00651920">
                                    <w:pPr>
                                      <w:pStyle w:val="Corpodetexto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São Sebastião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58424256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8" y="298"/>
                                  <a:ext cx="896" cy="8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      <w:pict>
                    <v:group w14:anchorId="11328F91" id="Agrupar 1" o:spid="_x0000_s1026" style="position:absolute;left:0;text-align:left;margin-left:9pt;margin-top:-184.1pt;width:180pt;height:44.8pt;z-index:251664384" coordorigin="1598,298" coordsize="3600,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">
                      <v:rect id="Rectangle 3" o:spid="_x0000_s1027" style="position:absolute;left:2138;top:414;width:30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" filled="f" stroked="f">
                        <v:textbox>
                          <w:txbxContent>
                            <w:p w14:paraId="5BBA71B6" w14:textId="77777777" w:rsidR="00651920" w:rsidRPr="00D675E4" w:rsidRDefault="00651920" w:rsidP="00651920">
                              <w:pPr>
                                <w:pStyle w:val="Ttulo2"/>
                              </w:pPr>
                              <w:r w:rsidRPr="00D675E4">
                                <w:t>Hospital</w:t>
                              </w:r>
                              <w:r>
                                <w:t xml:space="preserve"> de</w:t>
                              </w:r>
                            </w:p>
                            <w:p w14:paraId="1AA92A43" w14:textId="77777777" w:rsidR="00651920" w:rsidRPr="00D675E4" w:rsidRDefault="00651920" w:rsidP="00651920">
                              <w:pPr>
                                <w:pStyle w:val="Corpodetex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São Sebastião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" o:spid="_x0000_s1028" type="#_x0000_t75" style="position:absolute;left:1598;top:298;width:89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36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E3D17" w14:textId="77777777" w:rsidR="00651920" w:rsidRPr="00651920" w:rsidRDefault="00651920" w:rsidP="00651920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</w:p>
        </w:tc>
        <w:tc>
          <w:tcPr>
            <w:tcW w:w="52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0A4C70" w14:textId="77777777" w:rsidR="00651920" w:rsidRPr="00651920" w:rsidRDefault="00651920" w:rsidP="00651920">
            <w:pPr>
              <w:tabs>
                <w:tab w:val="left" w:pos="1224"/>
              </w:tabs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31730" w14:textId="346F5AD0" w:rsidR="00651920" w:rsidRPr="00651920" w:rsidRDefault="00651920" w:rsidP="00651920">
            <w:pPr>
              <w:tabs>
                <w:tab w:val="left" w:pos="1224"/>
              </w:tabs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N.º / Revisão – </w:t>
            </w:r>
          </w:p>
        </w:tc>
      </w:tr>
      <w:tr w:rsidR="00651920" w:rsidRPr="00651920" w14:paraId="4DC91631" w14:textId="77777777" w:rsidTr="00CE0F2F">
        <w:trPr>
          <w:trHeight w:hRule="exact" w:val="340"/>
          <w:jc w:val="center"/>
        </w:trPr>
        <w:tc>
          <w:tcPr>
            <w:tcW w:w="6445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C2745" w14:textId="77777777" w:rsidR="00651920" w:rsidRPr="00651920" w:rsidRDefault="00651920" w:rsidP="00651920">
            <w:pPr>
              <w:tabs>
                <w:tab w:val="left" w:pos="1224"/>
              </w:tabs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71C9" w14:textId="2FAD8B8C" w:rsidR="00651920" w:rsidRPr="00651920" w:rsidRDefault="00651920" w:rsidP="00651920">
            <w:pPr>
              <w:tabs>
                <w:tab w:val="left" w:pos="1224"/>
              </w:tabs>
              <w:rPr>
                <w:rFonts w:asciiTheme="majorHAnsi" w:hAnsiTheme="majorHAnsi" w:cstheme="majorHAnsi"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>Data</w:t>
            </w:r>
            <w:r w:rsidRPr="00651920">
              <w:rPr>
                <w:rFonts w:asciiTheme="majorHAnsi" w:hAnsiTheme="majorHAnsi" w:cstheme="majorHAnsi"/>
                <w:sz w:val="16"/>
                <w:szCs w:val="16"/>
              </w:rPr>
              <w:t xml:space="preserve"> – </w:t>
            </w:r>
          </w:p>
        </w:tc>
      </w:tr>
      <w:tr w:rsidR="00651920" w:rsidRPr="00651920" w14:paraId="5AFE8519" w14:textId="77777777" w:rsidTr="00CE0F2F">
        <w:trPr>
          <w:trHeight w:val="284"/>
          <w:jc w:val="center"/>
        </w:trPr>
        <w:tc>
          <w:tcPr>
            <w:tcW w:w="64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3E67" w14:textId="77777777" w:rsidR="00651920" w:rsidRPr="00651920" w:rsidRDefault="00651920" w:rsidP="00651920">
            <w:pPr>
              <w:rPr>
                <w:rFonts w:asciiTheme="majorHAnsi" w:hAnsiTheme="majorHAnsi" w:cstheme="majorHAnsi"/>
              </w:rPr>
            </w:pPr>
            <w:r w:rsidRPr="00651920">
              <w:rPr>
                <w:rFonts w:asciiTheme="majorHAnsi" w:hAnsiTheme="majorHAnsi" w:cstheme="majorHAnsi"/>
                <w:b/>
              </w:rPr>
              <w:t xml:space="preserve">Tipo de documento: </w:t>
            </w:r>
            <w:r w:rsidRPr="00651920">
              <w:rPr>
                <w:rFonts w:asciiTheme="majorHAnsi" w:hAnsiTheme="majorHAnsi" w:cstheme="majorHAnsi"/>
              </w:rPr>
              <w:t>Protocolo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7BEC5" w14:textId="1E956989" w:rsidR="00651920" w:rsidRPr="00651920" w:rsidRDefault="00651920" w:rsidP="00651920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Previsão revisão – </w:t>
            </w:r>
          </w:p>
        </w:tc>
      </w:tr>
      <w:tr w:rsidR="00651920" w:rsidRPr="00651920" w14:paraId="442EFC67" w14:textId="77777777" w:rsidTr="00CE0F2F">
        <w:trPr>
          <w:trHeight w:val="418"/>
          <w:jc w:val="center"/>
        </w:trPr>
        <w:tc>
          <w:tcPr>
            <w:tcW w:w="64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01BF" w14:textId="341AFA62" w:rsidR="00651920" w:rsidRPr="00651920" w:rsidRDefault="00651920" w:rsidP="00651920">
            <w:pPr>
              <w:jc w:val="both"/>
              <w:rPr>
                <w:rFonts w:asciiTheme="majorHAnsi" w:hAnsiTheme="majorHAnsi" w:cstheme="majorHAnsi"/>
              </w:rPr>
            </w:pPr>
            <w:r w:rsidRPr="00651920">
              <w:rPr>
                <w:rFonts w:asciiTheme="majorHAnsi" w:hAnsiTheme="majorHAnsi" w:cstheme="majorHAnsi"/>
                <w:b/>
              </w:rPr>
              <w:t>Nome: Uso da Sonda Nasogástrica Polifuncional Nutrivent</w:t>
            </w:r>
            <w:r w:rsidRPr="00651920">
              <w:rPr>
                <w:rFonts w:asciiTheme="majorHAnsi" w:hAnsiTheme="majorHAnsi" w:cstheme="majorHAnsi"/>
                <w:b/>
                <w:vertAlign w:val="superscript"/>
              </w:rPr>
              <w:t xml:space="preserve"> TM </w:t>
            </w:r>
            <w:r w:rsidRPr="00651920">
              <w:rPr>
                <w:rFonts w:asciiTheme="majorHAnsi" w:hAnsiTheme="majorHAnsi" w:cstheme="majorHAnsi"/>
                <w:b/>
              </w:rPr>
              <w:t>para monitorização da pressão esofágica na UCIP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0EB47" w14:textId="77777777" w:rsidR="00651920" w:rsidRPr="00651920" w:rsidRDefault="00651920" w:rsidP="00651920">
            <w:pPr>
              <w:tabs>
                <w:tab w:val="center" w:pos="4252"/>
                <w:tab w:val="right" w:pos="8460"/>
                <w:tab w:val="right" w:pos="8504"/>
              </w:tabs>
              <w:spacing w:before="120" w:line="360" w:lineRule="auto"/>
              <w:ind w:right="178"/>
              <w:rPr>
                <w:rFonts w:asciiTheme="majorHAnsi" w:hAnsiTheme="majorHAnsi" w:cstheme="majorHAnsi"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Página 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begin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instrText xml:space="preserve"> PAGE </w:instrTex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separate"/>
            </w:r>
            <w:r w:rsidRPr="00651920">
              <w:rPr>
                <w:rFonts w:asciiTheme="majorHAnsi" w:hAnsiTheme="majorHAnsi" w:cstheme="majorHAnsi"/>
                <w:b/>
                <w:noProof/>
                <w:sz w:val="16"/>
                <w:szCs w:val="16"/>
              </w:rPr>
              <w:t>1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end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de 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begin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instrText xml:space="preserve"> NUMPAGES </w:instrTex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separate"/>
            </w:r>
            <w:r w:rsidRPr="00651920">
              <w:rPr>
                <w:rFonts w:asciiTheme="majorHAnsi" w:hAnsiTheme="majorHAnsi" w:cstheme="majorHAnsi"/>
                <w:b/>
                <w:noProof/>
                <w:sz w:val="16"/>
                <w:szCs w:val="16"/>
              </w:rPr>
              <w:t>3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end"/>
            </w:r>
          </w:p>
        </w:tc>
      </w:tr>
      <w:tr w:rsidR="00651920" w:rsidRPr="00651920" w14:paraId="4298B876" w14:textId="77777777" w:rsidTr="00CE0F2F">
        <w:trPr>
          <w:trHeight w:val="356"/>
          <w:jc w:val="center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5CDC3" w14:textId="77777777" w:rsidR="00651920" w:rsidRPr="00651920" w:rsidRDefault="00651920" w:rsidP="00651920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>Palavras-chave</w:t>
            </w:r>
          </w:p>
        </w:tc>
        <w:tc>
          <w:tcPr>
            <w:tcW w:w="1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3A394" w14:textId="68C50806" w:rsidR="00651920" w:rsidRPr="00651920" w:rsidRDefault="00651920" w:rsidP="00651920">
            <w:pPr>
              <w:rPr>
                <w:rFonts w:asciiTheme="majorHAnsi" w:hAnsiTheme="majorHAnsi" w:cstheme="majorHAnsi"/>
                <w:iCs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iCs/>
                <w:sz w:val="16"/>
                <w:szCs w:val="16"/>
              </w:rPr>
              <w:t>Balão esofágico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75AA1" w14:textId="2569FC35" w:rsidR="00651920" w:rsidRPr="00651920" w:rsidRDefault="00651920" w:rsidP="00651920">
            <w:pPr>
              <w:rPr>
                <w:rFonts w:asciiTheme="majorHAnsi" w:hAnsiTheme="majorHAnsi" w:cstheme="majorHAnsi"/>
                <w:iCs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iCs/>
                <w:sz w:val="16"/>
                <w:szCs w:val="16"/>
              </w:rPr>
              <w:t>Ventilação Mecânica</w:t>
            </w:r>
          </w:p>
        </w:tc>
        <w:tc>
          <w:tcPr>
            <w:tcW w:w="1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CA19D" w14:textId="77777777" w:rsidR="00651920" w:rsidRPr="00651920" w:rsidRDefault="00651920" w:rsidP="00651920">
            <w:pPr>
              <w:rPr>
                <w:rFonts w:asciiTheme="majorHAnsi" w:hAnsiTheme="majorHAnsi" w:cstheme="majorHAnsi"/>
                <w:i/>
                <w:sz w:val="16"/>
                <w:szCs w:val="16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0D6AE" w14:textId="77777777" w:rsidR="00651920" w:rsidRPr="00651920" w:rsidRDefault="00651920" w:rsidP="00651920">
            <w:pPr>
              <w:rPr>
                <w:rFonts w:asciiTheme="majorHAnsi" w:hAnsiTheme="majorHAnsi" w:cstheme="majorHAnsi"/>
                <w:i/>
                <w:sz w:val="16"/>
                <w:szCs w:val="16"/>
              </w:rPr>
            </w:pPr>
          </w:p>
        </w:tc>
      </w:tr>
      <w:tr w:rsidR="00651920" w:rsidRPr="00651920" w14:paraId="34FF2682" w14:textId="77777777" w:rsidTr="00CE0F2F">
        <w:trPr>
          <w:trHeight w:val="356"/>
          <w:jc w:val="center"/>
        </w:trPr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96C64" w14:textId="67483C60" w:rsidR="00651920" w:rsidRPr="00651920" w:rsidRDefault="00651920" w:rsidP="00651920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Elaborado por</w:t>
            </w:r>
          </w:p>
        </w:tc>
        <w:tc>
          <w:tcPr>
            <w:tcW w:w="30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3D40" w14:textId="77777777" w:rsidR="00651920" w:rsidRPr="00651920" w:rsidRDefault="00651920" w:rsidP="00651920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Aprovado por</w:t>
            </w: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___/___/_____</w:t>
            </w:r>
          </w:p>
        </w:tc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AA315" w14:textId="77777777" w:rsidR="00651920" w:rsidRPr="00651920" w:rsidRDefault="00651920" w:rsidP="00651920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Doc. Revogados</w:t>
            </w: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___/___/_____</w:t>
            </w:r>
          </w:p>
        </w:tc>
      </w:tr>
      <w:tr w:rsidR="00651920" w:rsidRPr="00651920" w14:paraId="1A1BD707" w14:textId="77777777" w:rsidTr="00CE0F2F">
        <w:trPr>
          <w:trHeight w:val="378"/>
          <w:jc w:val="center"/>
        </w:trPr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7526D0" w14:textId="77777777" w:rsidR="00651920" w:rsidRPr="00651920" w:rsidRDefault="00651920" w:rsidP="00651920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A578258" w14:textId="77777777" w:rsidR="00651920" w:rsidRDefault="00651920" w:rsidP="00651920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Ana Sousa Lopes</w:t>
            </w:r>
          </w:p>
          <w:p w14:paraId="185ECE62" w14:textId="3A43C656" w:rsidR="00651920" w:rsidRPr="00651920" w:rsidRDefault="00651920" w:rsidP="00977F4A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 xml:space="preserve">João </w:t>
            </w:r>
            <w:del w:id="0" w:author="João  Carvalho" w:date="2023-10-30T12:29:00Z">
              <w:r w:rsidDel="00977F4A">
                <w:rPr>
                  <w:rFonts w:asciiTheme="majorHAnsi" w:hAnsiTheme="majorHAnsi" w:cstheme="majorHAnsi"/>
                  <w:sz w:val="18"/>
                  <w:szCs w:val="18"/>
                </w:rPr>
                <w:delText>Abrantes</w:delText>
              </w:r>
            </w:del>
            <w:ins w:id="1" w:author="João  Carvalho" w:date="2023-10-30T12:29:00Z">
              <w:r w:rsidR="00977F4A">
                <w:rPr>
                  <w:rFonts w:asciiTheme="majorHAnsi" w:hAnsiTheme="majorHAnsi" w:cstheme="majorHAnsi"/>
                  <w:sz w:val="18"/>
                  <w:szCs w:val="18"/>
                </w:rPr>
                <w:t>Abranches Carvalho</w:t>
              </w:r>
            </w:ins>
          </w:p>
        </w:tc>
        <w:tc>
          <w:tcPr>
            <w:tcW w:w="303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050C2" w14:textId="77777777" w:rsidR="00651920" w:rsidRPr="00651920" w:rsidRDefault="00651920" w:rsidP="00651920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C6DD12" w14:textId="77777777" w:rsidR="00651920" w:rsidRPr="00651920" w:rsidRDefault="00651920" w:rsidP="00651920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7C9B8B9" w14:textId="3EF9D251" w:rsidR="001D2E75" w:rsidRPr="007B079D" w:rsidRDefault="001D2E75" w:rsidP="003151D0">
      <w:pPr>
        <w:ind w:left="720" w:hanging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noProof/>
          <w:lang w:eastAsia="pt-PT"/>
        </w:rPr>
        <w:drawing>
          <wp:anchor distT="0" distB="0" distL="114300" distR="114300" simplePos="0" relativeHeight="251658240" behindDoc="0" locked="0" layoutInCell="1" allowOverlap="1" wp14:anchorId="61B4709A" wp14:editId="0B4014C8">
            <wp:simplePos x="0" y="0"/>
            <wp:positionH relativeFrom="column">
              <wp:posOffset>-67237</wp:posOffset>
            </wp:positionH>
            <wp:positionV relativeFrom="page">
              <wp:posOffset>86376</wp:posOffset>
            </wp:positionV>
            <wp:extent cx="5400040" cy="621665"/>
            <wp:effectExtent l="0" t="0" r="0" b="6985"/>
            <wp:wrapSquare wrapText="bothSides"/>
            <wp:docPr id="465851607" name="Imagem 1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1607" name="Imagem 1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98" t="24209" r="33232" b="66661"/>
                    <a:stretch/>
                  </pic:blipFill>
                  <pic:spPr bwMode="auto">
                    <a:xfrm>
                      <a:off x="0" y="0"/>
                      <a:ext cx="540004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6A1670" w14:textId="77777777" w:rsidR="001D2E75" w:rsidRPr="007B079D" w:rsidRDefault="001D2E75" w:rsidP="003151D0">
      <w:pPr>
        <w:ind w:left="720" w:hanging="360"/>
        <w:jc w:val="both"/>
        <w:rPr>
          <w:rFonts w:asciiTheme="majorHAnsi" w:hAnsiTheme="majorHAnsi" w:cstheme="majorHAnsi"/>
        </w:rPr>
      </w:pPr>
    </w:p>
    <w:p w14:paraId="15E05E95" w14:textId="52E4FE0B" w:rsidR="000A7BFF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Âmbito</w:t>
      </w:r>
    </w:p>
    <w:p w14:paraId="5C2F9FC0" w14:textId="77777777" w:rsidR="001D2E75" w:rsidRPr="007B079D" w:rsidRDefault="001D2E75" w:rsidP="003151D0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193625B4" w14:textId="67029550" w:rsidR="00D92281" w:rsidRPr="007B079D" w:rsidRDefault="00D92281" w:rsidP="00B32780">
      <w:pPr>
        <w:pStyle w:val="PargrafodaLista"/>
        <w:ind w:firstLine="696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Definição dos níveis de responsabilidade para a prescrição e monitorização do uso da 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</w:t>
      </w:r>
      <w:r w:rsidR="001D2E75" w:rsidRPr="007B079D">
        <w:rPr>
          <w:rFonts w:asciiTheme="majorHAnsi" w:hAnsiTheme="majorHAnsi" w:cstheme="majorHAnsi"/>
          <w:vertAlign w:val="superscript"/>
        </w:rPr>
        <w:t xml:space="preserve"> </w:t>
      </w:r>
      <w:r w:rsidR="001D2E75" w:rsidRPr="007B079D">
        <w:rPr>
          <w:rFonts w:asciiTheme="majorHAnsi" w:hAnsiTheme="majorHAnsi" w:cstheme="majorHAnsi"/>
        </w:rPr>
        <w:t xml:space="preserve">para monitorização da pressão esofágica na </w:t>
      </w:r>
      <w:r w:rsidRPr="007B079D">
        <w:rPr>
          <w:rFonts w:asciiTheme="majorHAnsi" w:hAnsiTheme="majorHAnsi" w:cstheme="majorHAnsi"/>
        </w:rPr>
        <w:t>Unidade de Cuidados Intensivos Polivalente (UCIP) do Centro Hospitalar de Entre o Douro e o Vouga (CHEDV).</w:t>
      </w:r>
    </w:p>
    <w:p w14:paraId="3C6F39C3" w14:textId="77777777" w:rsidR="00D92281" w:rsidRPr="007B079D" w:rsidRDefault="00D92281" w:rsidP="003151D0">
      <w:pPr>
        <w:pStyle w:val="PargrafodaLista"/>
        <w:jc w:val="both"/>
        <w:rPr>
          <w:rFonts w:asciiTheme="majorHAnsi" w:hAnsiTheme="majorHAnsi" w:cstheme="majorHAnsi"/>
        </w:rPr>
      </w:pPr>
    </w:p>
    <w:p w14:paraId="6266B0C5" w14:textId="4C0252F9" w:rsidR="00D92281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Objetivo</w:t>
      </w:r>
    </w:p>
    <w:p w14:paraId="61560131" w14:textId="64F2255D" w:rsidR="001D2E75" w:rsidRPr="007B079D" w:rsidRDefault="001D2E75" w:rsidP="00B32780">
      <w:pPr>
        <w:ind w:left="708" w:firstLine="708"/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</w:rPr>
        <w:t>Estabelecer a política para a prescrição e monitorização do uso da 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 </w:t>
      </w:r>
      <w:r w:rsidRPr="007B079D">
        <w:rPr>
          <w:rFonts w:asciiTheme="majorHAnsi" w:hAnsiTheme="majorHAnsi" w:cstheme="majorHAnsi"/>
        </w:rPr>
        <w:t>para monitorização da pressão esofágica na UCIP e definir os respetivos níveis de responsabilidade de forma a proporcionar aos doentes internados os máximos benefícios inerentes à técnica com a minimização dos riscos.</w:t>
      </w:r>
    </w:p>
    <w:p w14:paraId="02C14413" w14:textId="2A1A68B9" w:rsidR="00D92281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Referências</w:t>
      </w:r>
    </w:p>
    <w:p w14:paraId="743AC44A" w14:textId="77777777" w:rsidR="002A7D25" w:rsidRPr="007B079D" w:rsidRDefault="002A7D25" w:rsidP="003151D0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12D2A55C" w14:textId="12D7129C" w:rsidR="003B35CA" w:rsidRPr="007B079D" w:rsidRDefault="003B35CA" w:rsidP="003151D0">
      <w:pPr>
        <w:pStyle w:val="PargrafodaLista"/>
        <w:numPr>
          <w:ilvl w:val="0"/>
          <w:numId w:val="2"/>
        </w:numPr>
        <w:spacing w:after="0" w:line="240" w:lineRule="auto"/>
        <w:contextualSpacing w:val="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Arnal, J. </w:t>
      </w:r>
      <w:proofErr w:type="spellStart"/>
      <w:r w:rsidRPr="007B079D">
        <w:rPr>
          <w:rFonts w:asciiTheme="majorHAnsi" w:hAnsiTheme="majorHAnsi" w:cstheme="majorHAnsi"/>
        </w:rPr>
        <w:t>Novotni</w:t>
      </w:r>
      <w:proofErr w:type="spellEnd"/>
      <w:r w:rsidRPr="007B079D">
        <w:rPr>
          <w:rFonts w:asciiTheme="majorHAnsi" w:hAnsiTheme="majorHAnsi" w:cstheme="majorHAnsi"/>
        </w:rPr>
        <w:t xml:space="preserve">, D. (2017).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measurement</w:t>
      </w:r>
      <w:proofErr w:type="spellEnd"/>
      <w:r w:rsidRPr="007B079D">
        <w:rPr>
          <w:rFonts w:asciiTheme="majorHAnsi" w:hAnsiTheme="majorHAnsi" w:cstheme="majorHAnsi"/>
        </w:rPr>
        <w:t>.</w:t>
      </w:r>
      <w:r w:rsidR="00205301"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Benefit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of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measuring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 in </w:t>
      </w:r>
      <w:proofErr w:type="spellStart"/>
      <w:r w:rsidRPr="007B079D">
        <w:rPr>
          <w:rFonts w:asciiTheme="majorHAnsi" w:hAnsiTheme="majorHAnsi" w:cstheme="majorHAnsi"/>
        </w:rPr>
        <w:t>mechanically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ventilated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patients</w:t>
      </w:r>
      <w:proofErr w:type="spellEnd"/>
      <w:r w:rsidRPr="007B079D">
        <w:rPr>
          <w:rFonts w:asciiTheme="majorHAnsi" w:hAnsiTheme="majorHAnsi" w:cstheme="majorHAnsi"/>
        </w:rPr>
        <w:t xml:space="preserve">. Hamilton Medical AG. </w:t>
      </w:r>
    </w:p>
    <w:p w14:paraId="6208AE36" w14:textId="77777777" w:rsidR="002A7D25" w:rsidRPr="007B079D" w:rsidRDefault="002A7D25" w:rsidP="003151D0">
      <w:pPr>
        <w:pStyle w:val="PargrafodaLista"/>
        <w:spacing w:after="0" w:line="240" w:lineRule="auto"/>
        <w:ind w:left="643"/>
        <w:contextualSpacing w:val="0"/>
        <w:jc w:val="both"/>
        <w:rPr>
          <w:rFonts w:asciiTheme="majorHAnsi" w:hAnsiTheme="majorHAnsi" w:cstheme="majorHAnsi"/>
        </w:rPr>
      </w:pPr>
    </w:p>
    <w:p w14:paraId="2C410D9B" w14:textId="10FEA762" w:rsidR="007B079D" w:rsidRPr="007B079D" w:rsidRDefault="007B079D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Mauri, T.,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Yoshida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, T.,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Bellani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, G. 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et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al.</w:t>
      </w:r>
      <w:r w:rsidRPr="007B079D">
        <w:rPr>
          <w:rFonts w:asciiTheme="majorHAnsi" w:hAnsiTheme="majorHAnsi" w:cstheme="majorHAnsi"/>
          <w:color w:val="333333"/>
          <w:shd w:val="clear" w:color="auto" w:fill="FCFCFC"/>
        </w:rPr>
        <w:t> 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Esophageal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and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transpulmonary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pressure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in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the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clinical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setting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: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meaning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usefulness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and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perspectives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. 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Intensive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Care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Med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 </w:t>
      </w:r>
      <w:r w:rsidRPr="007B079D">
        <w:rPr>
          <w:rFonts w:asciiTheme="majorHAnsi" w:hAnsiTheme="majorHAnsi" w:cstheme="majorHAnsi"/>
          <w:b/>
          <w:bCs/>
          <w:color w:val="333333"/>
          <w:shd w:val="clear" w:color="auto" w:fill="FCFCFC"/>
        </w:rPr>
        <w:t>42</w:t>
      </w:r>
      <w:r w:rsidRPr="007B079D">
        <w:rPr>
          <w:rFonts w:asciiTheme="majorHAnsi" w:hAnsiTheme="majorHAnsi" w:cstheme="majorHAnsi"/>
          <w:color w:val="333333"/>
          <w:shd w:val="clear" w:color="auto" w:fill="FCFCFC"/>
        </w:rPr>
        <w:t>, 1360–1373 (2016).</w:t>
      </w:r>
    </w:p>
    <w:p w14:paraId="56B3C92D" w14:textId="77777777" w:rsidR="007B079D" w:rsidRPr="007B079D" w:rsidRDefault="007B079D" w:rsidP="007B079D">
      <w:pPr>
        <w:pStyle w:val="PargrafodaLista"/>
        <w:rPr>
          <w:rFonts w:asciiTheme="majorHAnsi" w:hAnsiTheme="majorHAnsi" w:cstheme="majorHAnsi"/>
        </w:rPr>
      </w:pPr>
    </w:p>
    <w:p w14:paraId="7D307C25" w14:textId="441672DB" w:rsidR="002A7D25" w:rsidRPr="007B079D" w:rsidRDefault="003B35CA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Fernandes, C.R. (2006). A Importância da Pressão Pleural na Avaliação da Mecânica Respiratória. Revista Brasileira de Anestesiologia. Vol. 56, No 3. </w:t>
      </w:r>
    </w:p>
    <w:p w14:paraId="5EF67442" w14:textId="77777777" w:rsidR="002A7D25" w:rsidRPr="007B079D" w:rsidRDefault="002A7D25" w:rsidP="003151D0">
      <w:pPr>
        <w:pStyle w:val="PargrafodaLista"/>
        <w:jc w:val="both"/>
        <w:rPr>
          <w:rFonts w:asciiTheme="majorHAnsi" w:hAnsiTheme="majorHAnsi" w:cstheme="majorHAnsi"/>
        </w:rPr>
      </w:pPr>
    </w:p>
    <w:p w14:paraId="09BC9C96" w14:textId="77777777" w:rsidR="002A7D25" w:rsidRPr="007B079D" w:rsidRDefault="003B35CA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Grieco</w:t>
      </w:r>
      <w:proofErr w:type="spellEnd"/>
      <w:r w:rsidRPr="007B079D">
        <w:rPr>
          <w:rFonts w:asciiTheme="majorHAnsi" w:hAnsiTheme="majorHAnsi" w:cstheme="majorHAnsi"/>
        </w:rPr>
        <w:t xml:space="preserve">, D.L. </w:t>
      </w:r>
      <w:proofErr w:type="spellStart"/>
      <w:r w:rsidRPr="007B079D">
        <w:rPr>
          <w:rFonts w:asciiTheme="majorHAnsi" w:hAnsiTheme="majorHAnsi" w:cstheme="majorHAnsi"/>
        </w:rPr>
        <w:t>Chen</w:t>
      </w:r>
      <w:proofErr w:type="spellEnd"/>
      <w:r w:rsidRPr="007B079D">
        <w:rPr>
          <w:rFonts w:asciiTheme="majorHAnsi" w:hAnsiTheme="majorHAnsi" w:cstheme="majorHAnsi"/>
        </w:rPr>
        <w:t xml:space="preserve">, L. </w:t>
      </w:r>
      <w:proofErr w:type="spellStart"/>
      <w:r w:rsidRPr="007B079D">
        <w:rPr>
          <w:rFonts w:asciiTheme="majorHAnsi" w:hAnsiTheme="majorHAnsi" w:cstheme="majorHAnsi"/>
        </w:rPr>
        <w:t>Brochard</w:t>
      </w:r>
      <w:proofErr w:type="spellEnd"/>
      <w:r w:rsidRPr="007B079D">
        <w:rPr>
          <w:rFonts w:asciiTheme="majorHAnsi" w:hAnsiTheme="majorHAnsi" w:cstheme="majorHAnsi"/>
        </w:rPr>
        <w:t xml:space="preserve"> L. (2017).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: </w:t>
      </w:r>
      <w:proofErr w:type="spellStart"/>
      <w:r w:rsidRPr="007B079D">
        <w:rPr>
          <w:rFonts w:asciiTheme="majorHAnsi" w:hAnsiTheme="majorHAnsi" w:cstheme="majorHAnsi"/>
        </w:rPr>
        <w:t>importance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and</w:t>
      </w:r>
      <w:proofErr w:type="spellEnd"/>
      <w:r w:rsidRPr="007B079D">
        <w:rPr>
          <w:rFonts w:asciiTheme="majorHAnsi" w:hAnsiTheme="majorHAnsi" w:cstheme="majorHAnsi"/>
        </w:rPr>
        <w:t xml:space="preserve">    </w:t>
      </w:r>
      <w:proofErr w:type="spellStart"/>
      <w:r w:rsidRPr="007B079D">
        <w:rPr>
          <w:rFonts w:asciiTheme="majorHAnsi" w:hAnsiTheme="majorHAnsi" w:cstheme="majorHAnsi"/>
        </w:rPr>
        <w:t>limits</w:t>
      </w:r>
      <w:proofErr w:type="spellEnd"/>
      <w:r w:rsidRPr="007B079D">
        <w:rPr>
          <w:rFonts w:asciiTheme="majorHAnsi" w:hAnsiTheme="majorHAnsi" w:cstheme="majorHAnsi"/>
        </w:rPr>
        <w:t xml:space="preserve">. </w:t>
      </w:r>
      <w:proofErr w:type="spellStart"/>
      <w:r w:rsidRPr="007B079D">
        <w:rPr>
          <w:rFonts w:asciiTheme="majorHAnsi" w:hAnsiTheme="majorHAnsi" w:cstheme="majorHAnsi"/>
        </w:rPr>
        <w:t>Ann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Med</w:t>
      </w:r>
      <w:proofErr w:type="spellEnd"/>
      <w:r w:rsidRPr="007B079D">
        <w:rPr>
          <w:rFonts w:asciiTheme="majorHAnsi" w:hAnsiTheme="majorHAnsi" w:cstheme="majorHAnsi"/>
        </w:rPr>
        <w:t>. 2017 Jul;5(14):285.</w:t>
      </w:r>
      <w:r w:rsidR="002A7D25" w:rsidRPr="007B079D">
        <w:rPr>
          <w:rFonts w:asciiTheme="majorHAnsi" w:hAnsiTheme="majorHAnsi" w:cstheme="majorHAnsi"/>
        </w:rPr>
        <w:t xml:space="preserve"> </w:t>
      </w:r>
    </w:p>
    <w:p w14:paraId="7AD52F23" w14:textId="77777777" w:rsidR="002A7D25" w:rsidRPr="007B079D" w:rsidRDefault="002A7D25" w:rsidP="003151D0">
      <w:pPr>
        <w:pStyle w:val="PargrafodaLista"/>
        <w:spacing w:after="0" w:line="240" w:lineRule="auto"/>
        <w:ind w:left="643"/>
        <w:jc w:val="both"/>
        <w:rPr>
          <w:rFonts w:asciiTheme="majorHAnsi" w:hAnsiTheme="majorHAnsi" w:cstheme="majorHAnsi"/>
        </w:rPr>
      </w:pPr>
    </w:p>
    <w:p w14:paraId="523E0740" w14:textId="56DBF7ED" w:rsidR="002A7D25" w:rsidRPr="007B079D" w:rsidRDefault="002A7D25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Fish</w:t>
      </w:r>
      <w:proofErr w:type="spellEnd"/>
      <w:r w:rsidRPr="007B079D">
        <w:rPr>
          <w:rFonts w:asciiTheme="majorHAnsi" w:hAnsiTheme="majorHAnsi" w:cstheme="majorHAnsi"/>
        </w:rPr>
        <w:t> E, </w:t>
      </w:r>
      <w:proofErr w:type="spellStart"/>
      <w:r w:rsidRPr="007B079D">
        <w:rPr>
          <w:rFonts w:asciiTheme="majorHAnsi" w:hAnsiTheme="majorHAnsi" w:cstheme="majorHAnsi"/>
        </w:rPr>
        <w:t>Novack</w:t>
      </w:r>
      <w:proofErr w:type="spellEnd"/>
      <w:r w:rsidRPr="007B079D">
        <w:rPr>
          <w:rFonts w:asciiTheme="majorHAnsi" w:hAnsiTheme="majorHAnsi" w:cstheme="majorHAnsi"/>
        </w:rPr>
        <w:t> V, </w:t>
      </w:r>
      <w:proofErr w:type="spellStart"/>
      <w:r w:rsidRPr="007B079D">
        <w:rPr>
          <w:rFonts w:asciiTheme="majorHAnsi" w:hAnsiTheme="majorHAnsi" w:cstheme="majorHAnsi"/>
        </w:rPr>
        <w:t>Banner-Goodspeed</w:t>
      </w:r>
      <w:proofErr w:type="spellEnd"/>
      <w:r w:rsidRPr="007B079D">
        <w:rPr>
          <w:rFonts w:asciiTheme="majorHAnsi" w:hAnsiTheme="majorHAnsi" w:cstheme="majorHAnsi"/>
        </w:rPr>
        <w:t> VM</w:t>
      </w:r>
      <w:r w:rsidRPr="007B079D">
        <w:rPr>
          <w:rFonts w:asciiTheme="majorHAnsi" w:hAnsiTheme="majorHAnsi" w:cstheme="majorHAnsi"/>
          <w:i/>
          <w:iCs/>
        </w:rPr>
        <w:t xml:space="preserve">, </w:t>
      </w:r>
      <w:proofErr w:type="spellStart"/>
      <w:r w:rsidRPr="007B079D">
        <w:rPr>
          <w:rFonts w:asciiTheme="majorHAnsi" w:hAnsiTheme="majorHAnsi" w:cstheme="majorHAnsi"/>
          <w:i/>
          <w:iCs/>
        </w:rPr>
        <w:t>et</w:t>
      </w:r>
      <w:proofErr w:type="spellEnd"/>
      <w:r w:rsidRPr="007B079D">
        <w:rPr>
          <w:rFonts w:asciiTheme="majorHAnsi" w:hAnsiTheme="majorHAnsi" w:cstheme="majorHAnsi"/>
          <w:i/>
          <w:iCs/>
        </w:rPr>
        <w:t xml:space="preserve"> al</w:t>
      </w:r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The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Esophageal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Pressure-Guided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Ventilation</w:t>
      </w:r>
      <w:proofErr w:type="spellEnd"/>
      <w:r w:rsidRPr="007B079D">
        <w:rPr>
          <w:rFonts w:asciiTheme="majorHAnsi" w:hAnsiTheme="majorHAnsi" w:cstheme="majorHAnsi"/>
        </w:rPr>
        <w:t xml:space="preserve"> 2 (EPVent2) trial </w:t>
      </w:r>
      <w:proofErr w:type="spellStart"/>
      <w:r w:rsidRPr="007B079D">
        <w:rPr>
          <w:rFonts w:asciiTheme="majorHAnsi" w:hAnsiTheme="majorHAnsi" w:cstheme="majorHAnsi"/>
        </w:rPr>
        <w:t>protocol</w:t>
      </w:r>
      <w:proofErr w:type="spellEnd"/>
      <w:r w:rsidRPr="007B079D">
        <w:rPr>
          <w:rFonts w:asciiTheme="majorHAnsi" w:hAnsiTheme="majorHAnsi" w:cstheme="majorHAnsi"/>
        </w:rPr>
        <w:t xml:space="preserve">: a multicentre, </w:t>
      </w:r>
      <w:proofErr w:type="spellStart"/>
      <w:r w:rsidRPr="007B079D">
        <w:rPr>
          <w:rFonts w:asciiTheme="majorHAnsi" w:hAnsiTheme="majorHAnsi" w:cstheme="majorHAnsi"/>
        </w:rPr>
        <w:t>randomised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clinical</w:t>
      </w:r>
      <w:proofErr w:type="spellEnd"/>
      <w:r w:rsidRPr="007B079D">
        <w:rPr>
          <w:rFonts w:asciiTheme="majorHAnsi" w:hAnsiTheme="majorHAnsi" w:cstheme="majorHAnsi"/>
        </w:rPr>
        <w:t xml:space="preserve"> trial </w:t>
      </w:r>
      <w:proofErr w:type="spellStart"/>
      <w:r w:rsidRPr="007B079D">
        <w:rPr>
          <w:rFonts w:asciiTheme="majorHAnsi" w:hAnsiTheme="majorHAnsi" w:cstheme="majorHAnsi"/>
        </w:rPr>
        <w:t>of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mechanical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ventilation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guided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by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 BMJ Open 2014; </w:t>
      </w:r>
    </w:p>
    <w:p w14:paraId="30A90EBF" w14:textId="77777777" w:rsidR="002A7D25" w:rsidRPr="007B079D" w:rsidRDefault="002A7D25" w:rsidP="003151D0">
      <w:pPr>
        <w:pStyle w:val="PargrafodaLista"/>
        <w:jc w:val="both"/>
        <w:rPr>
          <w:rFonts w:asciiTheme="majorHAnsi" w:hAnsiTheme="majorHAnsi" w:cstheme="majorHAnsi"/>
        </w:rPr>
      </w:pPr>
    </w:p>
    <w:p w14:paraId="1BD43AD6" w14:textId="6D378B82" w:rsidR="002A7D25" w:rsidRPr="007B079D" w:rsidRDefault="002A7D25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2A7D25">
        <w:rPr>
          <w:rFonts w:asciiTheme="majorHAnsi" w:hAnsiTheme="majorHAnsi" w:cstheme="majorHAnsi"/>
        </w:rPr>
        <w:t>Talmor</w:t>
      </w:r>
      <w:proofErr w:type="spellEnd"/>
      <w:r w:rsidRPr="002A7D25">
        <w:rPr>
          <w:rFonts w:asciiTheme="majorHAnsi" w:hAnsiTheme="majorHAnsi" w:cstheme="majorHAnsi"/>
        </w:rPr>
        <w:t xml:space="preserve"> D, </w:t>
      </w:r>
      <w:proofErr w:type="spellStart"/>
      <w:r w:rsidRPr="002A7D25">
        <w:rPr>
          <w:rFonts w:asciiTheme="majorHAnsi" w:hAnsiTheme="majorHAnsi" w:cstheme="majorHAnsi"/>
        </w:rPr>
        <w:t>Sarge</w:t>
      </w:r>
      <w:proofErr w:type="spellEnd"/>
      <w:r w:rsidRPr="002A7D25">
        <w:rPr>
          <w:rFonts w:asciiTheme="majorHAnsi" w:hAnsiTheme="majorHAnsi" w:cstheme="majorHAnsi"/>
        </w:rPr>
        <w:t xml:space="preserve"> T, </w:t>
      </w:r>
      <w:proofErr w:type="spellStart"/>
      <w:r w:rsidRPr="002A7D25">
        <w:rPr>
          <w:rFonts w:asciiTheme="majorHAnsi" w:hAnsiTheme="majorHAnsi" w:cstheme="majorHAnsi"/>
        </w:rPr>
        <w:t>Malhotra</w:t>
      </w:r>
      <w:proofErr w:type="spellEnd"/>
      <w:r w:rsidRPr="002A7D25">
        <w:rPr>
          <w:rFonts w:asciiTheme="majorHAnsi" w:hAnsiTheme="majorHAnsi" w:cstheme="majorHAnsi"/>
        </w:rPr>
        <w:t xml:space="preserve"> A, </w:t>
      </w:r>
      <w:proofErr w:type="spellStart"/>
      <w:r w:rsidRPr="002A7D25">
        <w:rPr>
          <w:rFonts w:asciiTheme="majorHAnsi" w:hAnsiTheme="majorHAnsi" w:cstheme="majorHAnsi"/>
          <w:i/>
          <w:iCs/>
        </w:rPr>
        <w:t>et</w:t>
      </w:r>
      <w:proofErr w:type="spellEnd"/>
      <w:r w:rsidRPr="002A7D25">
        <w:rPr>
          <w:rFonts w:asciiTheme="majorHAnsi" w:hAnsiTheme="majorHAnsi" w:cstheme="majorHAnsi"/>
          <w:i/>
          <w:iCs/>
        </w:rPr>
        <w:t xml:space="preserve"> al </w:t>
      </w:r>
      <w:r w:rsidRPr="002A7D25">
        <w:rPr>
          <w:rFonts w:asciiTheme="majorHAnsi" w:hAnsiTheme="majorHAnsi" w:cstheme="majorHAnsi"/>
          <w:lang w:val="en-US"/>
        </w:rPr>
        <w:t xml:space="preserve">Mechanical Ventilation Guided by Esophageal Pressure in Acute Lung Injury. </w:t>
      </w:r>
      <w:r w:rsidRPr="002A7D25">
        <w:rPr>
          <w:rFonts w:asciiTheme="majorHAnsi" w:hAnsiTheme="majorHAnsi" w:cstheme="majorHAnsi"/>
        </w:rPr>
        <w:t xml:space="preserve">N </w:t>
      </w:r>
      <w:proofErr w:type="spellStart"/>
      <w:r w:rsidRPr="002A7D25">
        <w:rPr>
          <w:rFonts w:asciiTheme="majorHAnsi" w:hAnsiTheme="majorHAnsi" w:cstheme="majorHAnsi"/>
        </w:rPr>
        <w:t>Engl</w:t>
      </w:r>
      <w:proofErr w:type="spellEnd"/>
      <w:r w:rsidRPr="002A7D25">
        <w:rPr>
          <w:rFonts w:asciiTheme="majorHAnsi" w:hAnsiTheme="majorHAnsi" w:cstheme="majorHAnsi"/>
        </w:rPr>
        <w:t xml:space="preserve"> J </w:t>
      </w:r>
      <w:proofErr w:type="spellStart"/>
      <w:r w:rsidRPr="002A7D25">
        <w:rPr>
          <w:rFonts w:asciiTheme="majorHAnsi" w:hAnsiTheme="majorHAnsi" w:cstheme="majorHAnsi"/>
        </w:rPr>
        <w:t>Med</w:t>
      </w:r>
      <w:proofErr w:type="spellEnd"/>
      <w:r w:rsidRPr="002A7D25">
        <w:rPr>
          <w:rFonts w:asciiTheme="majorHAnsi" w:hAnsiTheme="majorHAnsi" w:cstheme="majorHAnsi"/>
        </w:rPr>
        <w:t xml:space="preserve">. 2008 </w:t>
      </w:r>
      <w:proofErr w:type="spellStart"/>
      <w:r w:rsidRPr="002A7D25">
        <w:rPr>
          <w:rFonts w:asciiTheme="majorHAnsi" w:hAnsiTheme="majorHAnsi" w:cstheme="majorHAnsi"/>
        </w:rPr>
        <w:t>November</w:t>
      </w:r>
      <w:proofErr w:type="spellEnd"/>
      <w:r w:rsidRPr="002A7D25">
        <w:rPr>
          <w:rFonts w:asciiTheme="majorHAnsi" w:hAnsiTheme="majorHAnsi" w:cstheme="majorHAnsi"/>
        </w:rPr>
        <w:t xml:space="preserve"> 13; 359(20)</w:t>
      </w:r>
      <w:r w:rsidRPr="007B079D">
        <w:rPr>
          <w:rFonts w:asciiTheme="majorHAnsi" w:hAnsiTheme="majorHAnsi" w:cstheme="majorHAnsi"/>
        </w:rPr>
        <w:t>.</w:t>
      </w:r>
    </w:p>
    <w:p w14:paraId="4AB9148D" w14:textId="77777777" w:rsidR="002A7D25" w:rsidRPr="007B079D" w:rsidRDefault="002A7D25" w:rsidP="003151D0">
      <w:pPr>
        <w:pStyle w:val="PargrafodaLista"/>
        <w:jc w:val="both"/>
        <w:rPr>
          <w:rFonts w:asciiTheme="majorHAnsi" w:hAnsiTheme="majorHAnsi" w:cstheme="majorHAnsi"/>
        </w:rPr>
      </w:pPr>
    </w:p>
    <w:p w14:paraId="257B72FA" w14:textId="29579C66" w:rsidR="002A7D25" w:rsidRPr="007B079D" w:rsidRDefault="002A7D25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2A7D25">
        <w:rPr>
          <w:rFonts w:asciiTheme="majorHAnsi" w:hAnsiTheme="majorHAnsi" w:cstheme="majorHAnsi"/>
        </w:rPr>
        <w:lastRenderedPageBreak/>
        <w:t>Dostal</w:t>
      </w:r>
      <w:proofErr w:type="spellEnd"/>
      <w:r w:rsidRPr="002A7D25">
        <w:rPr>
          <w:rFonts w:asciiTheme="majorHAnsi" w:hAnsiTheme="majorHAnsi" w:cstheme="majorHAnsi"/>
        </w:rPr>
        <w:t xml:space="preserve">, P.; </w:t>
      </w:r>
      <w:proofErr w:type="spellStart"/>
      <w:r w:rsidRPr="002A7D25">
        <w:rPr>
          <w:rFonts w:asciiTheme="majorHAnsi" w:hAnsiTheme="majorHAnsi" w:cstheme="majorHAnsi"/>
        </w:rPr>
        <w:t>Dostalova</w:t>
      </w:r>
      <w:proofErr w:type="spellEnd"/>
      <w:r w:rsidRPr="002A7D25">
        <w:rPr>
          <w:rFonts w:asciiTheme="majorHAnsi" w:hAnsiTheme="majorHAnsi" w:cstheme="majorHAnsi"/>
        </w:rPr>
        <w:t xml:space="preserve">, V. </w:t>
      </w:r>
      <w:proofErr w:type="spellStart"/>
      <w:r w:rsidRPr="002A7D25">
        <w:rPr>
          <w:rFonts w:asciiTheme="majorHAnsi" w:hAnsiTheme="majorHAnsi" w:cstheme="majorHAnsi"/>
        </w:rPr>
        <w:t>Practical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Aspects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of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Esophageal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Pressure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Monitoring</w:t>
      </w:r>
      <w:proofErr w:type="spellEnd"/>
      <w:r w:rsidRPr="002A7D25">
        <w:rPr>
          <w:rFonts w:asciiTheme="majorHAnsi" w:hAnsiTheme="majorHAnsi" w:cstheme="majorHAnsi"/>
        </w:rPr>
        <w:t xml:space="preserve"> in </w:t>
      </w:r>
      <w:proofErr w:type="spellStart"/>
      <w:r w:rsidRPr="002A7D25">
        <w:rPr>
          <w:rFonts w:asciiTheme="majorHAnsi" w:hAnsiTheme="majorHAnsi" w:cstheme="majorHAnsi"/>
        </w:rPr>
        <w:t>Patients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with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Acute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Respiratory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Distress</w:t>
      </w:r>
      <w:proofErr w:type="spellEnd"/>
      <w:r w:rsidRPr="002A7D25">
        <w:rPr>
          <w:rFonts w:asciiTheme="majorHAnsi" w:hAnsiTheme="majorHAnsi" w:cstheme="majorHAnsi"/>
        </w:rPr>
        <w:t xml:space="preserve"> Syndrome. J. </w:t>
      </w:r>
      <w:proofErr w:type="spellStart"/>
      <w:r w:rsidRPr="002A7D25">
        <w:rPr>
          <w:rFonts w:asciiTheme="majorHAnsi" w:hAnsiTheme="majorHAnsi" w:cstheme="majorHAnsi"/>
        </w:rPr>
        <w:t>Pers</w:t>
      </w:r>
      <w:proofErr w:type="spellEnd"/>
      <w:r w:rsidRPr="002A7D25">
        <w:rPr>
          <w:rFonts w:asciiTheme="majorHAnsi" w:hAnsiTheme="majorHAnsi" w:cstheme="majorHAnsi"/>
        </w:rPr>
        <w:t xml:space="preserve">. </w:t>
      </w:r>
      <w:proofErr w:type="spellStart"/>
      <w:r w:rsidRPr="002A7D25">
        <w:rPr>
          <w:rFonts w:asciiTheme="majorHAnsi" w:hAnsiTheme="majorHAnsi" w:cstheme="majorHAnsi"/>
        </w:rPr>
        <w:t>Med</w:t>
      </w:r>
      <w:proofErr w:type="spellEnd"/>
      <w:r w:rsidRPr="002A7D25">
        <w:rPr>
          <w:rFonts w:asciiTheme="majorHAnsi" w:hAnsiTheme="majorHAnsi" w:cstheme="majorHAnsi"/>
        </w:rPr>
        <w:t xml:space="preserve">. 2023, 13, 136. </w:t>
      </w:r>
    </w:p>
    <w:p w14:paraId="1052A571" w14:textId="77777777" w:rsidR="00306164" w:rsidRPr="007B079D" w:rsidRDefault="00306164" w:rsidP="00306164">
      <w:pPr>
        <w:pStyle w:val="PargrafodaLista"/>
        <w:rPr>
          <w:rFonts w:asciiTheme="majorHAnsi" w:hAnsiTheme="majorHAnsi" w:cstheme="majorHAnsi"/>
        </w:rPr>
      </w:pPr>
    </w:p>
    <w:p w14:paraId="7D751925" w14:textId="3D29ACDE" w:rsidR="00306164" w:rsidRDefault="00306164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Sidam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Group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Biomedical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Solutions</w:t>
      </w:r>
      <w:proofErr w:type="spellEnd"/>
      <w:r w:rsidRPr="007B079D">
        <w:rPr>
          <w:rFonts w:asciiTheme="majorHAnsi" w:hAnsiTheme="majorHAnsi" w:cstheme="majorHAnsi"/>
        </w:rPr>
        <w:t>. 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</w:t>
      </w:r>
      <w:r w:rsidRPr="007B079D">
        <w:rPr>
          <w:rFonts w:asciiTheme="majorHAnsi" w:hAnsiTheme="majorHAnsi" w:cstheme="majorHAnsi"/>
        </w:rPr>
        <w:t xml:space="preserve">. </w:t>
      </w:r>
    </w:p>
    <w:p w14:paraId="23A4E97D" w14:textId="77777777" w:rsidR="00C06055" w:rsidRPr="00C06055" w:rsidRDefault="00C06055" w:rsidP="00C06055">
      <w:pPr>
        <w:pStyle w:val="PargrafodaLista"/>
        <w:rPr>
          <w:rFonts w:asciiTheme="majorHAnsi" w:hAnsiTheme="majorHAnsi" w:cstheme="majorHAnsi"/>
        </w:rPr>
      </w:pPr>
    </w:p>
    <w:p w14:paraId="6E9F7CEF" w14:textId="77777777" w:rsidR="00C06055" w:rsidRPr="00C06055" w:rsidRDefault="00C06055" w:rsidP="00C06055">
      <w:pPr>
        <w:pStyle w:val="PargrafodaLista"/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C06055">
        <w:rPr>
          <w:rFonts w:asciiTheme="majorHAnsi" w:hAnsiTheme="majorHAnsi" w:cstheme="majorHAnsi"/>
        </w:rPr>
        <w:t>Garnero</w:t>
      </w:r>
      <w:proofErr w:type="spellEnd"/>
      <w:r w:rsidRPr="00C06055">
        <w:rPr>
          <w:rFonts w:asciiTheme="majorHAnsi" w:hAnsiTheme="majorHAnsi" w:cstheme="majorHAnsi"/>
        </w:rPr>
        <w:t xml:space="preserve">, A; Arnal, J; 10 Expert </w:t>
      </w:r>
      <w:proofErr w:type="spellStart"/>
      <w:r w:rsidRPr="00C06055">
        <w:rPr>
          <w:rFonts w:asciiTheme="majorHAnsi" w:hAnsiTheme="majorHAnsi" w:cstheme="majorHAnsi"/>
        </w:rPr>
        <w:t>Tips</w:t>
      </w:r>
      <w:proofErr w:type="spellEnd"/>
      <w:r w:rsidRPr="00C06055">
        <w:rPr>
          <w:rFonts w:asciiTheme="majorHAnsi" w:hAnsiTheme="majorHAnsi" w:cstheme="majorHAnsi"/>
        </w:rPr>
        <w:t xml:space="preserve">. </w:t>
      </w:r>
      <w:proofErr w:type="spellStart"/>
      <w:r w:rsidRPr="00C06055">
        <w:rPr>
          <w:rFonts w:asciiTheme="majorHAnsi" w:hAnsiTheme="majorHAnsi" w:cstheme="majorHAnsi"/>
        </w:rPr>
        <w:t>Esophageal</w:t>
      </w:r>
      <w:proofErr w:type="spellEnd"/>
      <w:r w:rsidRPr="00C06055">
        <w:rPr>
          <w:rFonts w:asciiTheme="majorHAnsi" w:hAnsiTheme="majorHAnsi" w:cstheme="majorHAnsi"/>
        </w:rPr>
        <w:t xml:space="preserve"> </w:t>
      </w:r>
      <w:proofErr w:type="spellStart"/>
      <w:r w:rsidRPr="00C06055">
        <w:rPr>
          <w:rFonts w:asciiTheme="majorHAnsi" w:hAnsiTheme="majorHAnsi" w:cstheme="majorHAnsi"/>
        </w:rPr>
        <w:t>Pressure</w:t>
      </w:r>
      <w:proofErr w:type="spellEnd"/>
      <w:r w:rsidRPr="00C06055">
        <w:rPr>
          <w:rFonts w:asciiTheme="majorHAnsi" w:hAnsiTheme="majorHAnsi" w:cstheme="majorHAnsi"/>
        </w:rPr>
        <w:t xml:space="preserve"> </w:t>
      </w:r>
      <w:proofErr w:type="spellStart"/>
      <w:r w:rsidRPr="00C06055">
        <w:rPr>
          <w:rFonts w:asciiTheme="majorHAnsi" w:hAnsiTheme="majorHAnsi" w:cstheme="majorHAnsi"/>
        </w:rPr>
        <w:t>Measurement</w:t>
      </w:r>
      <w:proofErr w:type="spellEnd"/>
      <w:r w:rsidRPr="00C06055">
        <w:rPr>
          <w:rFonts w:asciiTheme="majorHAnsi" w:hAnsiTheme="majorHAnsi" w:cstheme="majorHAnsi"/>
        </w:rPr>
        <w:t xml:space="preserve"> in ARDS </w:t>
      </w:r>
      <w:proofErr w:type="spellStart"/>
      <w:r w:rsidRPr="00C06055">
        <w:rPr>
          <w:rFonts w:asciiTheme="majorHAnsi" w:hAnsiTheme="majorHAnsi" w:cstheme="majorHAnsi"/>
        </w:rPr>
        <w:t>patients</w:t>
      </w:r>
      <w:proofErr w:type="spellEnd"/>
      <w:r w:rsidRPr="00C06055">
        <w:rPr>
          <w:rFonts w:asciiTheme="majorHAnsi" w:hAnsiTheme="majorHAnsi" w:cstheme="majorHAnsi"/>
        </w:rPr>
        <w:t xml:space="preserve">. Hamilton Medical. </w:t>
      </w:r>
      <w:proofErr w:type="spellStart"/>
      <w:r w:rsidRPr="00C06055">
        <w:rPr>
          <w:rFonts w:asciiTheme="majorHAnsi" w:hAnsiTheme="majorHAnsi" w:cstheme="majorHAnsi"/>
        </w:rPr>
        <w:t>July</w:t>
      </w:r>
      <w:proofErr w:type="spellEnd"/>
      <w:r w:rsidRPr="00C06055">
        <w:rPr>
          <w:rFonts w:asciiTheme="majorHAnsi" w:hAnsiTheme="majorHAnsi" w:cstheme="majorHAnsi"/>
        </w:rPr>
        <w:t xml:space="preserve"> 2015</w:t>
      </w:r>
    </w:p>
    <w:p w14:paraId="14D3FD30" w14:textId="77777777" w:rsidR="00C06055" w:rsidRDefault="00C06055" w:rsidP="00C06055">
      <w:pPr>
        <w:pStyle w:val="PargrafodaLista"/>
        <w:spacing w:after="0" w:line="240" w:lineRule="auto"/>
        <w:ind w:left="643"/>
        <w:jc w:val="both"/>
        <w:rPr>
          <w:rFonts w:asciiTheme="majorHAnsi" w:hAnsiTheme="majorHAnsi" w:cstheme="majorHAnsi"/>
        </w:rPr>
      </w:pPr>
    </w:p>
    <w:p w14:paraId="40B5B1F0" w14:textId="77777777" w:rsidR="00987698" w:rsidRPr="00987698" w:rsidRDefault="00987698" w:rsidP="00987698">
      <w:pPr>
        <w:pStyle w:val="PargrafodaLista"/>
        <w:rPr>
          <w:rFonts w:asciiTheme="majorHAnsi" w:hAnsiTheme="majorHAnsi" w:cstheme="majorHAnsi"/>
        </w:rPr>
      </w:pPr>
    </w:p>
    <w:p w14:paraId="232A7828" w14:textId="3D879812" w:rsidR="00D92281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Definições</w:t>
      </w:r>
    </w:p>
    <w:p w14:paraId="6D534936" w14:textId="182D3117" w:rsidR="00863ACD" w:rsidRPr="007B079D" w:rsidRDefault="00D41FEF" w:rsidP="00B32780">
      <w:pPr>
        <w:shd w:val="clear" w:color="auto" w:fill="FFFFFF"/>
        <w:spacing w:before="100" w:beforeAutospacing="1" w:after="100" w:afterAutospacing="1"/>
        <w:ind w:firstLine="360"/>
        <w:jc w:val="both"/>
        <w:rPr>
          <w:rFonts w:asciiTheme="majorHAnsi" w:hAnsiTheme="majorHAnsi" w:cstheme="majorHAnsi"/>
          <w:b/>
          <w:bCs/>
          <w:color w:val="000000"/>
        </w:rPr>
      </w:pPr>
      <w:r w:rsidRPr="00D41FEF">
        <w:rPr>
          <w:rFonts w:asciiTheme="majorHAnsi" w:eastAsia="Times New Roman" w:hAnsiTheme="majorHAnsi" w:cstheme="majorHAnsi"/>
          <w:color w:val="000000"/>
          <w:kern w:val="0"/>
          <w:u w:val="single"/>
          <w:lang w:eastAsia="pt-PT"/>
          <w14:ligatures w14:val="none"/>
        </w:rPr>
        <w:t>Pressão alveolar</w:t>
      </w:r>
      <w:r w:rsidR="002658F6" w:rsidRPr="007B079D">
        <w:rPr>
          <w:rFonts w:asciiTheme="majorHAnsi" w:eastAsia="Times New Roman" w:hAnsiTheme="majorHAnsi" w:cstheme="majorHAnsi"/>
          <w:color w:val="000000"/>
          <w:kern w:val="0"/>
          <w:u w:val="single"/>
          <w:lang w:eastAsia="pt-PT"/>
          <w14:ligatures w14:val="none"/>
        </w:rPr>
        <w:t xml:space="preserve"> </w:t>
      </w:r>
      <w:r w:rsidRPr="007B079D">
        <w:rPr>
          <w:rFonts w:asciiTheme="majorHAnsi" w:eastAsia="Times New Roman" w:hAnsiTheme="majorHAnsi" w:cstheme="majorHAnsi"/>
          <w:color w:val="000000"/>
          <w:kern w:val="0"/>
          <w:u w:val="single"/>
          <w:lang w:eastAsia="pt-PT"/>
          <w14:ligatures w14:val="none"/>
        </w:rPr>
        <w:t>(Paw)</w:t>
      </w:r>
      <w:r w:rsidRPr="00D41FEF">
        <w:rPr>
          <w:rFonts w:asciiTheme="majorHAnsi" w:eastAsia="Times New Roman" w:hAnsiTheme="majorHAnsi" w:cstheme="majorHAnsi"/>
          <w:color w:val="000000"/>
          <w:kern w:val="0"/>
          <w:u w:val="single"/>
          <w:lang w:eastAsia="pt-PT"/>
          <w14:ligatures w14:val="none"/>
        </w:rPr>
        <w:t>:</w:t>
      </w:r>
      <w:r w:rsidRPr="00D41FEF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 É a pressão </w:t>
      </w:r>
      <w:del w:id="2" w:author="João  Carvalho" w:date="2023-10-30T12:30:00Z">
        <w:r w:rsidRPr="00D41FEF" w:rsidDel="00977F4A">
          <w:rPr>
            <w:rFonts w:asciiTheme="majorHAnsi" w:eastAsia="Times New Roman" w:hAnsiTheme="majorHAnsi" w:cstheme="majorHAnsi"/>
            <w:color w:val="000000"/>
            <w:kern w:val="0"/>
            <w:lang w:eastAsia="pt-PT"/>
            <w14:ligatures w14:val="none"/>
          </w:rPr>
          <w:delText xml:space="preserve">encontrada </w:delText>
        </w:r>
      </w:del>
      <w:ins w:id="3" w:author="João  Carvalho" w:date="2023-10-30T12:30:00Z">
        <w:r w:rsidR="00977F4A">
          <w:rPr>
            <w:rFonts w:asciiTheme="majorHAnsi" w:eastAsia="Times New Roman" w:hAnsiTheme="majorHAnsi" w:cstheme="majorHAnsi"/>
            <w:color w:val="000000"/>
            <w:kern w:val="0"/>
            <w:lang w:eastAsia="pt-PT"/>
            <w14:ligatures w14:val="none"/>
          </w:rPr>
          <w:t>exercida pelo ar</w:t>
        </w:r>
        <w:r w:rsidR="00977F4A" w:rsidRPr="00D41FEF">
          <w:rPr>
            <w:rFonts w:asciiTheme="majorHAnsi" w:eastAsia="Times New Roman" w:hAnsiTheme="majorHAnsi" w:cstheme="majorHAnsi"/>
            <w:color w:val="000000"/>
            <w:kern w:val="0"/>
            <w:lang w:eastAsia="pt-PT"/>
            <w14:ligatures w14:val="none"/>
          </w:rPr>
          <w:t xml:space="preserve"> </w:t>
        </w:r>
      </w:ins>
      <w:r w:rsidRPr="00D41FEF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dentro dos alvéolos. Para que </w:t>
      </w:r>
      <w:ins w:id="4" w:author="João  Carvalho" w:date="2023-10-30T12:30:00Z">
        <w:r w:rsidR="00977F4A">
          <w:rPr>
            <w:rFonts w:asciiTheme="majorHAnsi" w:eastAsia="Times New Roman" w:hAnsiTheme="majorHAnsi" w:cstheme="majorHAnsi"/>
            <w:color w:val="000000"/>
            <w:kern w:val="0"/>
            <w:lang w:eastAsia="pt-PT"/>
            <w14:ligatures w14:val="none"/>
          </w:rPr>
          <w:t xml:space="preserve">haja movimento de </w:t>
        </w:r>
      </w:ins>
      <w:del w:id="5" w:author="João  Carvalho" w:date="2023-10-30T12:30:00Z">
        <w:r w:rsidRPr="00D41FEF" w:rsidDel="00977F4A">
          <w:rPr>
            <w:rFonts w:asciiTheme="majorHAnsi" w:eastAsia="Times New Roman" w:hAnsiTheme="majorHAnsi" w:cstheme="majorHAnsi"/>
            <w:color w:val="000000"/>
            <w:kern w:val="0"/>
            <w:lang w:eastAsia="pt-PT"/>
            <w14:ligatures w14:val="none"/>
          </w:rPr>
          <w:delText xml:space="preserve">o </w:delText>
        </w:r>
      </w:del>
      <w:r w:rsidRPr="00D41FEF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ar </w:t>
      </w:r>
      <w:del w:id="6" w:author="João  Carvalho" w:date="2023-10-30T12:31:00Z">
        <w:r w:rsidRPr="00D41FEF" w:rsidDel="00977F4A">
          <w:rPr>
            <w:rFonts w:asciiTheme="majorHAnsi" w:eastAsia="Times New Roman" w:hAnsiTheme="majorHAnsi" w:cstheme="majorHAnsi"/>
            <w:color w:val="000000"/>
            <w:kern w:val="0"/>
            <w:lang w:eastAsia="pt-PT"/>
            <w14:ligatures w14:val="none"/>
          </w:rPr>
          <w:delText>entre nos</w:delText>
        </w:r>
      </w:del>
      <w:ins w:id="7" w:author="João  Carvalho" w:date="2023-10-30T12:31:00Z">
        <w:r w:rsidR="00977F4A">
          <w:rPr>
            <w:rFonts w:asciiTheme="majorHAnsi" w:eastAsia="Times New Roman" w:hAnsiTheme="majorHAnsi" w:cstheme="majorHAnsi"/>
            <w:color w:val="000000"/>
            <w:kern w:val="0"/>
            <w:lang w:eastAsia="pt-PT"/>
            <w14:ligatures w14:val="none"/>
          </w:rPr>
          <w:t>para o interior dos</w:t>
        </w:r>
      </w:ins>
      <w:r w:rsidRPr="00D41FEF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 pulmões, a pressão alveolar deve </w:t>
      </w:r>
      <w:del w:id="8" w:author="João  Carvalho" w:date="2023-10-30T12:31:00Z">
        <w:r w:rsidRPr="00D41FEF" w:rsidDel="00977F4A">
          <w:rPr>
            <w:rFonts w:asciiTheme="majorHAnsi" w:eastAsia="Times New Roman" w:hAnsiTheme="majorHAnsi" w:cstheme="majorHAnsi"/>
            <w:color w:val="000000"/>
            <w:kern w:val="0"/>
            <w:lang w:eastAsia="pt-PT"/>
            <w14:ligatures w14:val="none"/>
          </w:rPr>
          <w:delText>diminuir</w:delText>
        </w:r>
      </w:del>
      <w:ins w:id="9" w:author="João  Carvalho" w:date="2023-10-30T12:31:00Z">
        <w:r w:rsidR="00977F4A">
          <w:rPr>
            <w:rFonts w:asciiTheme="majorHAnsi" w:eastAsia="Times New Roman" w:hAnsiTheme="majorHAnsi" w:cstheme="majorHAnsi"/>
            <w:color w:val="000000"/>
            <w:kern w:val="0"/>
            <w:lang w:eastAsia="pt-PT"/>
            <w14:ligatures w14:val="none"/>
          </w:rPr>
          <w:t>ser menor que a pressão atmosférica</w:t>
        </w:r>
      </w:ins>
      <w:r w:rsidRPr="00D41FEF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>, exercendo uma força que impulsiona o ar para dentro</w:t>
      </w:r>
      <w:r w:rsidRPr="007B079D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. </w:t>
      </w:r>
    </w:p>
    <w:p w14:paraId="39ED8605" w14:textId="0BE97759" w:rsidR="00D41FEF" w:rsidRPr="007B079D" w:rsidRDefault="00863ACD" w:rsidP="00B32780">
      <w:pPr>
        <w:ind w:firstLine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P</w:t>
      </w:r>
      <w:r w:rsidR="00D41FEF" w:rsidRPr="007B079D">
        <w:rPr>
          <w:rFonts w:asciiTheme="majorHAnsi" w:hAnsiTheme="majorHAnsi" w:cstheme="majorHAnsi"/>
          <w:u w:val="single"/>
        </w:rPr>
        <w:t xml:space="preserve">ressão </w:t>
      </w:r>
      <w:r w:rsidR="008E150B" w:rsidRPr="007B079D">
        <w:rPr>
          <w:rFonts w:asciiTheme="majorHAnsi" w:hAnsiTheme="majorHAnsi" w:cstheme="majorHAnsi"/>
          <w:u w:val="single"/>
        </w:rPr>
        <w:t>intra</w:t>
      </w:r>
      <w:r w:rsidR="00D41FEF" w:rsidRPr="007B079D">
        <w:rPr>
          <w:rFonts w:asciiTheme="majorHAnsi" w:hAnsiTheme="majorHAnsi" w:cstheme="majorHAnsi"/>
          <w:u w:val="single"/>
        </w:rPr>
        <w:t>pleural</w:t>
      </w:r>
      <w:r w:rsidRPr="007B079D">
        <w:rPr>
          <w:rFonts w:asciiTheme="majorHAnsi" w:hAnsiTheme="majorHAnsi" w:cstheme="majorHAnsi"/>
          <w:u w:val="single"/>
        </w:rPr>
        <w:t xml:space="preserve"> (Ppl)</w:t>
      </w:r>
      <w:r w:rsidR="00D41FEF" w:rsidRPr="007B079D">
        <w:rPr>
          <w:rFonts w:asciiTheme="majorHAnsi" w:hAnsiTheme="majorHAnsi" w:cstheme="majorHAnsi"/>
          <w:u w:val="single"/>
        </w:rPr>
        <w:t>:</w:t>
      </w:r>
      <w:r w:rsidR="00CB4AF9" w:rsidRPr="007B079D">
        <w:rPr>
          <w:rFonts w:asciiTheme="majorHAnsi" w:hAnsiTheme="majorHAnsi" w:cstheme="majorHAnsi"/>
        </w:rPr>
        <w:t xml:space="preserve"> </w:t>
      </w:r>
      <w:r w:rsidRPr="007B079D">
        <w:rPr>
          <w:rFonts w:asciiTheme="majorHAnsi" w:hAnsiTheme="majorHAnsi" w:cstheme="majorHAnsi"/>
        </w:rPr>
        <w:t>É a p</w:t>
      </w:r>
      <w:r w:rsidR="00D41FEF" w:rsidRPr="007B079D">
        <w:rPr>
          <w:rFonts w:asciiTheme="majorHAnsi" w:hAnsiTheme="majorHAnsi" w:cstheme="majorHAnsi"/>
        </w:rPr>
        <w:t xml:space="preserve">ressão externa </w:t>
      </w:r>
      <w:del w:id="10" w:author="João  Carvalho" w:date="2023-10-30T14:26:00Z">
        <w:r w:rsidR="00D41FEF" w:rsidRPr="007B079D" w:rsidDel="005C1A83">
          <w:rPr>
            <w:rFonts w:asciiTheme="majorHAnsi" w:hAnsiTheme="majorHAnsi" w:cstheme="majorHAnsi"/>
          </w:rPr>
          <w:delText xml:space="preserve">do </w:delText>
        </w:r>
      </w:del>
      <w:ins w:id="11" w:author="João  Carvalho" w:date="2023-10-30T14:26:00Z">
        <w:r w:rsidR="005C1A83">
          <w:rPr>
            <w:rFonts w:asciiTheme="majorHAnsi" w:hAnsiTheme="majorHAnsi" w:cstheme="majorHAnsi"/>
          </w:rPr>
          <w:t>ao</w:t>
        </w:r>
        <w:r w:rsidR="005C1A83" w:rsidRPr="007B079D">
          <w:rPr>
            <w:rFonts w:asciiTheme="majorHAnsi" w:hAnsiTheme="majorHAnsi" w:cstheme="majorHAnsi"/>
          </w:rPr>
          <w:t xml:space="preserve"> </w:t>
        </w:r>
      </w:ins>
      <w:r w:rsidR="00D41FEF" w:rsidRPr="007B079D">
        <w:rPr>
          <w:rFonts w:asciiTheme="majorHAnsi" w:hAnsiTheme="majorHAnsi" w:cstheme="majorHAnsi"/>
        </w:rPr>
        <w:t>pulmão, realizada pela caixa torácica</w:t>
      </w:r>
      <w:ins w:id="12" w:author="João  Carvalho" w:date="2023-10-30T14:26:00Z">
        <w:r w:rsidR="005C1A83">
          <w:rPr>
            <w:rFonts w:asciiTheme="majorHAnsi" w:hAnsiTheme="majorHAnsi" w:cstheme="majorHAnsi"/>
          </w:rPr>
          <w:t xml:space="preserve"> e exercida no mesmo</w:t>
        </w:r>
      </w:ins>
      <w:r w:rsidR="00D41FEF" w:rsidRPr="007B079D">
        <w:rPr>
          <w:rFonts w:asciiTheme="majorHAnsi" w:hAnsiTheme="majorHAnsi" w:cstheme="majorHAnsi"/>
        </w:rPr>
        <w:t xml:space="preserve">. </w:t>
      </w:r>
      <w:r w:rsidR="004B2ED2" w:rsidRPr="007B079D">
        <w:rPr>
          <w:rFonts w:asciiTheme="majorHAnsi" w:hAnsiTheme="majorHAnsi" w:cstheme="majorHAnsi"/>
        </w:rPr>
        <w:t xml:space="preserve">É a pressão existente entre a pleura parietal e visceral, </w:t>
      </w:r>
      <w:ins w:id="13" w:author="João  Carvalho" w:date="2023-10-30T14:26:00Z">
        <w:r w:rsidR="005C1A83">
          <w:rPr>
            <w:rFonts w:asciiTheme="majorHAnsi" w:hAnsiTheme="majorHAnsi" w:cstheme="majorHAnsi"/>
          </w:rPr>
          <w:t xml:space="preserve">que em situações fisiológicas </w:t>
        </w:r>
      </w:ins>
      <w:r w:rsidR="004B2ED2" w:rsidRPr="007B079D">
        <w:rPr>
          <w:rFonts w:asciiTheme="majorHAnsi" w:hAnsiTheme="majorHAnsi" w:cstheme="majorHAnsi"/>
        </w:rPr>
        <w:t xml:space="preserve">é </w:t>
      </w:r>
      <w:del w:id="14" w:author="João  Carvalho" w:date="2023-10-30T14:27:00Z">
        <w:r w:rsidR="004B2ED2" w:rsidRPr="007B079D" w:rsidDel="005C1A83">
          <w:rPr>
            <w:rFonts w:asciiTheme="majorHAnsi" w:hAnsiTheme="majorHAnsi" w:cstheme="majorHAnsi"/>
          </w:rPr>
          <w:delText xml:space="preserve">sempre </w:delText>
        </w:r>
      </w:del>
      <w:r w:rsidR="004B2ED2" w:rsidRPr="007B079D">
        <w:rPr>
          <w:rFonts w:asciiTheme="majorHAnsi" w:hAnsiTheme="majorHAnsi" w:cstheme="majorHAnsi"/>
        </w:rPr>
        <w:t>negativa, pois existe uma drenagem constante do líquido intersticial pelos ductos linfáticos, sendo no repouso – 5cm H2O</w:t>
      </w:r>
      <w:r w:rsidR="00B86E0C" w:rsidRPr="007B079D">
        <w:rPr>
          <w:rFonts w:asciiTheme="majorHAnsi" w:hAnsiTheme="majorHAnsi" w:cstheme="majorHAnsi"/>
        </w:rPr>
        <w:t xml:space="preserve">. </w:t>
      </w:r>
      <w:del w:id="15" w:author="João  Carvalho" w:date="2023-10-30T14:28:00Z">
        <w:r w:rsidR="00B86E0C" w:rsidRPr="007B079D" w:rsidDel="005C1A83">
          <w:rPr>
            <w:rFonts w:asciiTheme="majorHAnsi" w:hAnsiTheme="majorHAnsi" w:cstheme="majorHAnsi"/>
          </w:rPr>
          <w:delText>Quando essa pressão se torna mais negativa, o pulmão tende a expandir</w:delText>
        </w:r>
        <w:r w:rsidR="00987698" w:rsidDel="005C1A83">
          <w:rPr>
            <w:rFonts w:asciiTheme="majorHAnsi" w:hAnsiTheme="majorHAnsi" w:cstheme="majorHAnsi"/>
          </w:rPr>
          <w:delText>-se</w:delText>
        </w:r>
        <w:r w:rsidR="00B86E0C" w:rsidRPr="007B079D" w:rsidDel="005C1A83">
          <w:rPr>
            <w:rFonts w:asciiTheme="majorHAnsi" w:hAnsiTheme="majorHAnsi" w:cstheme="majorHAnsi"/>
          </w:rPr>
          <w:delText>. Quando essa pressão se torna menos negativa (mais ainda assim negativa) o pulmão tende a retrair</w:delText>
        </w:r>
        <w:r w:rsidR="00987698" w:rsidDel="005C1A83">
          <w:rPr>
            <w:rFonts w:asciiTheme="majorHAnsi" w:hAnsiTheme="majorHAnsi" w:cstheme="majorHAnsi"/>
          </w:rPr>
          <w:delText>-se</w:delText>
        </w:r>
        <w:r w:rsidR="00B86E0C" w:rsidRPr="007B079D" w:rsidDel="005C1A83">
          <w:rPr>
            <w:rFonts w:asciiTheme="majorHAnsi" w:hAnsiTheme="majorHAnsi" w:cstheme="majorHAnsi"/>
          </w:rPr>
          <w:delText>.</w:delText>
        </w:r>
      </w:del>
    </w:p>
    <w:p w14:paraId="3C5A6859" w14:textId="42B028BF" w:rsidR="00CB4AF9" w:rsidRPr="007B079D" w:rsidRDefault="00CB4AF9" w:rsidP="00B32780">
      <w:pPr>
        <w:ind w:firstLine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Pressão esofágica</w:t>
      </w:r>
      <w:r w:rsidR="002658F6" w:rsidRPr="007B079D">
        <w:rPr>
          <w:rFonts w:asciiTheme="majorHAnsi" w:hAnsiTheme="majorHAnsi" w:cstheme="majorHAnsi"/>
          <w:u w:val="single"/>
        </w:rPr>
        <w:t xml:space="preserve"> </w:t>
      </w:r>
      <w:r w:rsidRPr="007B079D">
        <w:rPr>
          <w:rFonts w:asciiTheme="majorHAnsi" w:hAnsiTheme="majorHAnsi" w:cstheme="majorHAnsi"/>
          <w:u w:val="single"/>
        </w:rPr>
        <w:t>(</w:t>
      </w:r>
      <w:proofErr w:type="spellStart"/>
      <w:r w:rsidRPr="007B079D">
        <w:rPr>
          <w:rFonts w:asciiTheme="majorHAnsi" w:hAnsiTheme="majorHAnsi" w:cstheme="majorHAnsi"/>
          <w:u w:val="single"/>
        </w:rPr>
        <w:t>Pes</w:t>
      </w:r>
      <w:proofErr w:type="spellEnd"/>
      <w:r w:rsidRPr="007B079D">
        <w:rPr>
          <w:rFonts w:asciiTheme="majorHAnsi" w:hAnsiTheme="majorHAnsi" w:cstheme="majorHAnsi"/>
          <w:u w:val="single"/>
        </w:rPr>
        <w:t>)</w:t>
      </w:r>
      <w:proofErr w:type="gramStart"/>
      <w:r w:rsidRPr="007B079D">
        <w:rPr>
          <w:rFonts w:asciiTheme="majorHAnsi" w:hAnsiTheme="majorHAnsi" w:cstheme="majorHAnsi"/>
          <w:u w:val="single"/>
        </w:rPr>
        <w:t>:</w:t>
      </w:r>
      <w:r w:rsidRPr="007B079D">
        <w:rPr>
          <w:rFonts w:asciiTheme="majorHAnsi" w:hAnsiTheme="majorHAnsi" w:cstheme="majorHAnsi"/>
        </w:rPr>
        <w:t xml:space="preserve"> </w:t>
      </w:r>
      <w:ins w:id="16" w:author="João  Carvalho" w:date="2023-10-30T14:28:00Z">
        <w:r w:rsidR="005C1A83">
          <w:rPr>
            <w:rFonts w:asciiTheme="majorHAnsi" w:hAnsiTheme="majorHAnsi" w:cstheme="majorHAnsi"/>
          </w:rPr>
          <w:t>É</w:t>
        </w:r>
        <w:proofErr w:type="gramEnd"/>
        <w:r w:rsidR="005C1A83">
          <w:rPr>
            <w:rFonts w:asciiTheme="majorHAnsi" w:hAnsiTheme="majorHAnsi" w:cstheme="majorHAnsi"/>
          </w:rPr>
          <w:t xml:space="preserve"> a pressão existente dentro do esófago, que consoante a sua localização varia </w:t>
        </w:r>
      </w:ins>
      <w:ins w:id="17" w:author="João  Carvalho" w:date="2023-10-30T14:29:00Z">
        <w:r w:rsidR="005C1A83">
          <w:rPr>
            <w:rFonts w:asciiTheme="majorHAnsi" w:hAnsiTheme="majorHAnsi" w:cstheme="majorHAnsi"/>
          </w:rPr>
          <w:t>de acordo com</w:t>
        </w:r>
      </w:ins>
      <w:ins w:id="18" w:author="João  Carvalho" w:date="2023-10-30T14:28:00Z">
        <w:r w:rsidR="005C1A83">
          <w:rPr>
            <w:rFonts w:asciiTheme="majorHAnsi" w:hAnsiTheme="majorHAnsi" w:cstheme="majorHAnsi"/>
          </w:rPr>
          <w:t xml:space="preserve"> os órgãos envolventes. </w:t>
        </w:r>
      </w:ins>
      <w:ins w:id="19" w:author="João  Carvalho" w:date="2023-10-30T14:29:00Z">
        <w:r w:rsidR="005C1A83">
          <w:rPr>
            <w:rFonts w:asciiTheme="majorHAnsi" w:hAnsiTheme="majorHAnsi" w:cstheme="majorHAnsi"/>
          </w:rPr>
          <w:t xml:space="preserve">Na sua porção </w:t>
        </w:r>
        <w:proofErr w:type="spellStart"/>
        <w:r w:rsidR="005C1A83">
          <w:rPr>
            <w:rFonts w:asciiTheme="majorHAnsi" w:hAnsiTheme="majorHAnsi" w:cstheme="majorHAnsi"/>
          </w:rPr>
          <w:t>intra-torácica</w:t>
        </w:r>
        <w:proofErr w:type="spellEnd"/>
        <w:r w:rsidR="005C1A83">
          <w:rPr>
            <w:rFonts w:asciiTheme="majorHAnsi" w:hAnsiTheme="majorHAnsi" w:cstheme="majorHAnsi"/>
          </w:rPr>
          <w:t xml:space="preserve">, </w:t>
        </w:r>
      </w:ins>
      <w:del w:id="20" w:author="João  Carvalho" w:date="2023-10-30T14:29:00Z">
        <w:r w:rsidRPr="007B079D" w:rsidDel="005C1A83">
          <w:rPr>
            <w:rFonts w:asciiTheme="majorHAnsi" w:hAnsiTheme="majorHAnsi" w:cstheme="majorHAnsi"/>
          </w:rPr>
          <w:delText>A</w:delText>
        </w:r>
      </w:del>
      <w:ins w:id="21" w:author="João  Carvalho" w:date="2023-10-30T14:29:00Z">
        <w:r w:rsidR="005C1A83">
          <w:rPr>
            <w:rFonts w:asciiTheme="majorHAnsi" w:hAnsiTheme="majorHAnsi" w:cstheme="majorHAnsi"/>
          </w:rPr>
          <w:t>a</w:t>
        </w:r>
      </w:ins>
      <w:r w:rsidRPr="007B079D">
        <w:rPr>
          <w:rFonts w:asciiTheme="majorHAnsi" w:hAnsiTheme="majorHAnsi" w:cstheme="majorHAnsi"/>
        </w:rPr>
        <w:t xml:space="preserve"> variação da pressão intra-esofágica reflete a variação da pressão intrapleural, podendo ser usada como medida alternativa à</w:t>
      </w:r>
      <w:r w:rsidR="00156F27">
        <w:rPr>
          <w:rFonts w:asciiTheme="majorHAnsi" w:hAnsiTheme="majorHAnsi" w:cstheme="majorHAnsi"/>
        </w:rPr>
        <w:t xml:space="preserve"> medição direta da</w:t>
      </w:r>
      <w:r w:rsidRPr="007B079D">
        <w:rPr>
          <w:rFonts w:asciiTheme="majorHAnsi" w:hAnsiTheme="majorHAnsi" w:cstheme="majorHAnsi"/>
        </w:rPr>
        <w:t xml:space="preserve"> pressão pleural, no estudo da mecânica dos componentes pulmão e parede do sistema respiratório. A medida da pressão esofágica pode ser realizada por meio de um balão posicionado no interior do esôfago.</w:t>
      </w:r>
    </w:p>
    <w:p w14:paraId="717BCFAF" w14:textId="1FBAE938" w:rsidR="00547D0C" w:rsidRPr="007B079D" w:rsidRDefault="002A7D25" w:rsidP="00B32780">
      <w:pPr>
        <w:ind w:firstLine="360"/>
        <w:jc w:val="both"/>
        <w:rPr>
          <w:rFonts w:asciiTheme="majorHAnsi" w:hAnsiTheme="majorHAnsi" w:cstheme="majorHAnsi"/>
          <w:lang w:val="en-US"/>
        </w:rPr>
      </w:pPr>
      <w:r w:rsidRPr="007B079D">
        <w:rPr>
          <w:rFonts w:asciiTheme="majorHAnsi" w:hAnsiTheme="majorHAnsi" w:cstheme="majorHAnsi"/>
          <w:u w:val="single"/>
        </w:rPr>
        <w:t xml:space="preserve">Pressão </w:t>
      </w:r>
      <w:proofErr w:type="spellStart"/>
      <w:r w:rsidRPr="007B079D">
        <w:rPr>
          <w:rFonts w:asciiTheme="majorHAnsi" w:hAnsiTheme="majorHAnsi" w:cstheme="majorHAnsi"/>
          <w:u w:val="single"/>
        </w:rPr>
        <w:t>transpulmonar</w:t>
      </w:r>
      <w:proofErr w:type="spellEnd"/>
      <w:r w:rsidR="00547D0C" w:rsidRPr="007B079D">
        <w:rPr>
          <w:rFonts w:asciiTheme="majorHAnsi" w:hAnsiTheme="majorHAnsi" w:cstheme="majorHAnsi"/>
          <w:u w:val="single"/>
        </w:rPr>
        <w:t xml:space="preserve"> (</w:t>
      </w:r>
      <w:proofErr w:type="spellStart"/>
      <w:r w:rsidR="00547D0C" w:rsidRPr="007B079D">
        <w:rPr>
          <w:rFonts w:asciiTheme="majorHAnsi" w:hAnsiTheme="majorHAnsi" w:cstheme="majorHAnsi"/>
          <w:u w:val="single"/>
        </w:rPr>
        <w:t>Ptrans</w:t>
      </w:r>
      <w:proofErr w:type="spellEnd"/>
      <w:r w:rsidR="00547D0C" w:rsidRPr="007B079D">
        <w:rPr>
          <w:rFonts w:asciiTheme="majorHAnsi" w:hAnsiTheme="majorHAnsi" w:cstheme="majorHAnsi"/>
          <w:u w:val="single"/>
        </w:rPr>
        <w:t>)</w:t>
      </w:r>
      <w:r w:rsidRPr="007B079D">
        <w:rPr>
          <w:rFonts w:asciiTheme="majorHAnsi" w:hAnsiTheme="majorHAnsi" w:cstheme="majorHAnsi"/>
          <w:u w:val="single"/>
        </w:rPr>
        <w:t>:</w:t>
      </w:r>
      <w:r w:rsidR="00547D0C" w:rsidRPr="007B079D">
        <w:rPr>
          <w:rFonts w:asciiTheme="majorHAnsi" w:hAnsiTheme="majorHAnsi" w:cstheme="majorHAnsi"/>
        </w:rPr>
        <w:t xml:space="preserve"> </w:t>
      </w:r>
      <w:ins w:id="22" w:author="João  Carvalho" w:date="2023-10-30T14:30:00Z">
        <w:r w:rsidR="005C1A83">
          <w:rPr>
            <w:rFonts w:asciiTheme="majorHAnsi" w:hAnsiTheme="majorHAnsi" w:cstheme="majorHAnsi"/>
          </w:rPr>
          <w:t xml:space="preserve">É a </w:t>
        </w:r>
      </w:ins>
      <w:del w:id="23" w:author="João  Carvalho" w:date="2023-10-30T14:30:00Z">
        <w:r w:rsidR="00547D0C" w:rsidRPr="007B079D" w:rsidDel="005C1A83">
          <w:rPr>
            <w:rFonts w:asciiTheme="majorHAnsi" w:hAnsiTheme="majorHAnsi" w:cstheme="majorHAnsi"/>
          </w:rPr>
          <w:delText>D</w:delText>
        </w:r>
      </w:del>
      <w:ins w:id="24" w:author="João  Carvalho" w:date="2023-10-30T14:30:00Z">
        <w:r w:rsidR="005C1A83">
          <w:rPr>
            <w:rFonts w:asciiTheme="majorHAnsi" w:hAnsiTheme="majorHAnsi" w:cstheme="majorHAnsi"/>
          </w:rPr>
          <w:t>d</w:t>
        </w:r>
      </w:ins>
      <w:r w:rsidR="00547D0C" w:rsidRPr="002A7D25">
        <w:rPr>
          <w:rFonts w:asciiTheme="majorHAnsi" w:hAnsiTheme="majorHAnsi" w:cstheme="majorHAnsi"/>
        </w:rPr>
        <w:t>iferença de pressão entre os alvéolos e a cavidade pleural</w:t>
      </w:r>
      <w:r w:rsidR="00547D0C" w:rsidRPr="007B079D">
        <w:rPr>
          <w:rFonts w:asciiTheme="majorHAnsi" w:hAnsiTheme="majorHAnsi" w:cstheme="majorHAnsi"/>
        </w:rPr>
        <w:t>, corresponde</w:t>
      </w:r>
      <w:ins w:id="25" w:author="João  Carvalho" w:date="2023-10-30T14:34:00Z">
        <w:r w:rsidR="005C1A83">
          <w:rPr>
            <w:rFonts w:asciiTheme="majorHAnsi" w:hAnsiTheme="majorHAnsi" w:cstheme="majorHAnsi"/>
          </w:rPr>
          <w:t>nte</w:t>
        </w:r>
      </w:ins>
      <w:r w:rsidR="00547D0C" w:rsidRPr="007B079D">
        <w:rPr>
          <w:rFonts w:asciiTheme="majorHAnsi" w:hAnsiTheme="majorHAnsi" w:cstheme="majorHAnsi"/>
        </w:rPr>
        <w:t xml:space="preserve"> à força de distensão aplicada ao tecido pulmonar. Pode ser medida </w:t>
      </w:r>
      <w:r w:rsidR="00547D0C" w:rsidRPr="004329DF">
        <w:rPr>
          <w:rFonts w:asciiTheme="majorHAnsi" w:hAnsiTheme="majorHAnsi" w:cstheme="majorHAnsi"/>
        </w:rPr>
        <w:t xml:space="preserve">diretamente nos ventiladores que apresentam essa funcionalidade ou através da fórmula </w:t>
      </w:r>
      <w:r w:rsidR="00547D0C" w:rsidRPr="004329DF">
        <w:rPr>
          <w:rFonts w:asciiTheme="majorHAnsi" w:hAnsiTheme="majorHAnsi" w:cstheme="majorHAnsi"/>
          <w:b/>
          <w:bCs/>
          <w:lang w:val="en-US"/>
        </w:rPr>
        <w:t xml:space="preserve">Ptrans = Paw </w:t>
      </w:r>
      <w:r w:rsidR="00652254" w:rsidRPr="004329DF">
        <w:rPr>
          <w:rFonts w:asciiTheme="majorHAnsi" w:hAnsiTheme="majorHAnsi" w:cstheme="majorHAnsi"/>
          <w:b/>
          <w:bCs/>
          <w:lang w:val="en-US"/>
          <w:rPrChange w:id="26" w:author="João  Carvalho" w:date="2023-11-01T18:05:00Z">
            <w:rPr>
              <w:rFonts w:asciiTheme="majorHAnsi" w:hAnsiTheme="majorHAnsi" w:cstheme="majorHAnsi"/>
              <w:b/>
              <w:bCs/>
              <w:lang w:val="en-US"/>
            </w:rPr>
          </w:rPrChange>
        </w:rPr>
        <w:t>–</w:t>
      </w:r>
      <w:r w:rsidR="00547D0C" w:rsidRPr="004329DF">
        <w:rPr>
          <w:rFonts w:asciiTheme="majorHAnsi" w:hAnsiTheme="majorHAnsi" w:cstheme="majorHAnsi"/>
          <w:b/>
          <w:bCs/>
          <w:lang w:val="en-US"/>
          <w:rPrChange w:id="27" w:author="João  Carvalho" w:date="2023-11-01T18:05:00Z">
            <w:rPr>
              <w:rFonts w:asciiTheme="majorHAnsi" w:hAnsiTheme="majorHAnsi" w:cstheme="majorHAnsi"/>
              <w:b/>
              <w:bCs/>
              <w:lang w:val="en-US"/>
            </w:rPr>
          </w:rPrChange>
        </w:rPr>
        <w:t xml:space="preserve"> Pes</w:t>
      </w:r>
      <w:r w:rsidR="00652254" w:rsidRPr="004329DF">
        <w:rPr>
          <w:rFonts w:asciiTheme="majorHAnsi" w:hAnsiTheme="majorHAnsi" w:cstheme="majorHAnsi"/>
          <w:b/>
          <w:bCs/>
          <w:lang w:val="en-US"/>
          <w:rPrChange w:id="28" w:author="João  Carvalho" w:date="2023-11-01T18:05:00Z">
            <w:rPr>
              <w:rFonts w:asciiTheme="majorHAnsi" w:hAnsiTheme="majorHAnsi" w:cstheme="majorHAnsi"/>
              <w:b/>
              <w:bCs/>
              <w:lang w:val="en-US"/>
            </w:rPr>
          </w:rPrChange>
        </w:rPr>
        <w:t xml:space="preserve">. </w:t>
      </w:r>
      <w:r w:rsidR="00547D0C" w:rsidRPr="004329DF">
        <w:rPr>
          <w:rFonts w:asciiTheme="majorHAnsi" w:hAnsiTheme="majorHAnsi" w:cstheme="majorHAnsi"/>
          <w:lang w:val="en-US"/>
          <w:rPrChange w:id="29" w:author="João  Carvalho" w:date="2023-11-01T18:05:00Z">
            <w:rPr>
              <w:rFonts w:asciiTheme="majorHAnsi" w:hAnsiTheme="majorHAnsi" w:cstheme="majorHAnsi"/>
              <w:lang w:val="en-US"/>
            </w:rPr>
          </w:rPrChange>
        </w:rPr>
        <w:t xml:space="preserve"> </w:t>
      </w:r>
      <w:r w:rsidR="00156F27" w:rsidRPr="004329DF">
        <w:rPr>
          <w:rFonts w:asciiTheme="majorHAnsi" w:eastAsia="Times New Roman" w:hAnsiTheme="majorHAnsi" w:cstheme="majorHAnsi"/>
          <w:b/>
          <w:bCs/>
          <w:color w:val="000000"/>
          <w:lang w:val="en-US"/>
          <w:rPrChange w:id="30" w:author="João  Carvalho" w:date="2023-11-01T18:05:00Z">
            <w:rPr>
              <w:rFonts w:asciiTheme="majorHAnsi" w:eastAsia="Times New Roman" w:hAnsiTheme="majorHAnsi" w:cstheme="majorHAnsi"/>
              <w:b/>
              <w:bCs/>
              <w:color w:val="000000"/>
              <w:lang w:val="en-US"/>
            </w:rPr>
          </w:rPrChange>
        </w:rPr>
        <w:t>∆Paw</w:t>
      </w:r>
      <w:ins w:id="31" w:author="João  Carvalho" w:date="2023-11-01T16:38:00Z">
        <w:r w:rsidR="009B7ACA" w:rsidRPr="004329DF">
          <w:rPr>
            <w:rFonts w:asciiTheme="majorHAnsi" w:eastAsia="Times New Roman" w:hAnsiTheme="majorHAnsi" w:cstheme="majorHAnsi"/>
            <w:b/>
            <w:bCs/>
            <w:color w:val="000000"/>
            <w:lang w:val="en-US"/>
            <w:rPrChange w:id="32" w:author="João  Carvalho" w:date="2023-11-01T18:05:00Z">
              <w:rPr>
                <w:rFonts w:asciiTheme="majorHAnsi" w:eastAsia="Times New Roman" w:hAnsiTheme="majorHAnsi" w:cstheme="majorHAnsi"/>
                <w:b/>
                <w:bCs/>
                <w:color w:val="000000"/>
                <w:highlight w:val="yellow"/>
                <w:lang w:val="en-US"/>
              </w:rPr>
            </w:rPrChange>
          </w:rPr>
          <w:t xml:space="preserve"> - ∆</w:t>
        </w:r>
        <w:proofErr w:type="spellStart"/>
        <w:r w:rsidR="009B7ACA" w:rsidRPr="004329DF">
          <w:rPr>
            <w:rFonts w:asciiTheme="majorHAnsi" w:eastAsia="Times New Roman" w:hAnsiTheme="majorHAnsi" w:cstheme="majorHAnsi"/>
            <w:b/>
            <w:bCs/>
            <w:color w:val="000000"/>
            <w:lang w:val="en-US"/>
            <w:rPrChange w:id="33" w:author="João  Carvalho" w:date="2023-11-01T18:05:00Z">
              <w:rPr>
                <w:rFonts w:asciiTheme="majorHAnsi" w:eastAsia="Times New Roman" w:hAnsiTheme="majorHAnsi" w:cstheme="majorHAnsi"/>
                <w:b/>
                <w:bCs/>
                <w:color w:val="000000"/>
                <w:highlight w:val="yellow"/>
                <w:lang w:val="en-US"/>
              </w:rPr>
            </w:rPrChange>
          </w:rPr>
          <w:t>Ppl</w:t>
        </w:r>
        <w:proofErr w:type="spellEnd"/>
        <w:r w:rsidR="009B7ACA" w:rsidRPr="004329DF">
          <w:rPr>
            <w:rFonts w:asciiTheme="majorHAnsi" w:eastAsia="Times New Roman" w:hAnsiTheme="majorHAnsi" w:cstheme="majorHAnsi"/>
            <w:b/>
            <w:bCs/>
            <w:color w:val="000000"/>
            <w:lang w:val="en-US"/>
            <w:rPrChange w:id="34" w:author="João  Carvalho" w:date="2023-11-01T18:05:00Z">
              <w:rPr>
                <w:rFonts w:asciiTheme="majorHAnsi" w:eastAsia="Times New Roman" w:hAnsiTheme="majorHAnsi" w:cstheme="majorHAnsi"/>
                <w:b/>
                <w:bCs/>
                <w:color w:val="000000"/>
                <w:highlight w:val="yellow"/>
                <w:lang w:val="en-US"/>
              </w:rPr>
            </w:rPrChange>
          </w:rPr>
          <w:t xml:space="preserve"> </w:t>
        </w:r>
      </w:ins>
      <w:r w:rsidR="00156F27" w:rsidRPr="004329DF">
        <w:rPr>
          <w:rFonts w:asciiTheme="majorHAnsi" w:eastAsia="Times New Roman" w:hAnsiTheme="majorHAnsi" w:cstheme="majorHAnsi"/>
          <w:b/>
          <w:bCs/>
          <w:color w:val="000000"/>
          <w:lang w:val="en-US"/>
        </w:rPr>
        <w:t>= ∆</w:t>
      </w:r>
      <w:proofErr w:type="spellStart"/>
      <w:proofErr w:type="gramStart"/>
      <w:r w:rsidR="00156F27" w:rsidRPr="004329DF">
        <w:rPr>
          <w:rFonts w:asciiTheme="majorHAnsi" w:eastAsia="Times New Roman" w:hAnsiTheme="majorHAnsi" w:cstheme="majorHAnsi"/>
          <w:b/>
          <w:bCs/>
          <w:color w:val="000000"/>
          <w:lang w:val="en-US"/>
        </w:rPr>
        <w:t>Ptrans</w:t>
      </w:r>
      <w:proofErr w:type="spellEnd"/>
      <w:r w:rsidR="00156F27" w:rsidRPr="004329DF">
        <w:rPr>
          <w:rFonts w:asciiTheme="majorHAnsi" w:eastAsia="Times New Roman" w:hAnsiTheme="majorHAnsi" w:cstheme="majorHAnsi"/>
          <w:b/>
          <w:bCs/>
          <w:color w:val="000000"/>
          <w:lang w:val="en-US"/>
        </w:rPr>
        <w:t xml:space="preserve"> </w:t>
      </w:r>
      <w:proofErr w:type="gramEnd"/>
      <w:del w:id="35" w:author="João  Carvalho" w:date="2023-11-01T16:38:00Z">
        <w:r w:rsidR="00156F27" w:rsidRPr="004329DF" w:rsidDel="009B7ACA">
          <w:rPr>
            <w:rFonts w:asciiTheme="majorHAnsi" w:eastAsia="Times New Roman" w:hAnsiTheme="majorHAnsi" w:cstheme="majorHAnsi"/>
            <w:b/>
            <w:bCs/>
            <w:color w:val="000000"/>
            <w:lang w:val="en-US"/>
          </w:rPr>
          <w:delText>+ ∆Ppl</w:delText>
        </w:r>
      </w:del>
      <w:r w:rsidR="00156F27" w:rsidRPr="004329DF">
        <w:rPr>
          <w:rFonts w:asciiTheme="majorHAnsi" w:eastAsia="Times New Roman" w:hAnsiTheme="majorHAnsi" w:cstheme="majorHAnsi"/>
          <w:b/>
          <w:bCs/>
          <w:color w:val="000000"/>
          <w:lang w:val="en-US"/>
          <w:rPrChange w:id="36" w:author="João  Carvalho" w:date="2023-11-01T18:05:00Z">
            <w:rPr>
              <w:rFonts w:asciiTheme="majorHAnsi" w:eastAsia="Times New Roman" w:hAnsiTheme="majorHAnsi" w:cstheme="majorHAnsi"/>
              <w:b/>
              <w:bCs/>
              <w:color w:val="000000"/>
              <w:lang w:val="en-US"/>
            </w:rPr>
          </w:rPrChange>
        </w:rPr>
        <w:t xml:space="preserve">. </w:t>
      </w:r>
      <w:r w:rsidR="00156F27" w:rsidRPr="004329DF">
        <w:rPr>
          <w:rFonts w:asciiTheme="majorHAnsi" w:eastAsia="Times New Roman" w:hAnsiTheme="majorHAnsi" w:cstheme="majorHAnsi"/>
          <w:color w:val="000000"/>
          <w:rPrChange w:id="37" w:author="João  Carvalho" w:date="2023-11-01T18:05:00Z">
            <w:rPr>
              <w:rFonts w:asciiTheme="majorHAnsi" w:eastAsia="Times New Roman" w:hAnsiTheme="majorHAnsi" w:cstheme="majorHAnsi"/>
              <w:color w:val="000000"/>
            </w:rPr>
          </w:rPrChange>
        </w:rPr>
        <w:t xml:space="preserve">A Pressão transpulmonar (Ptrans) é a fração de pressão das vias aéreas, </w:t>
      </w:r>
      <w:r w:rsidR="00156F27" w:rsidRPr="004329DF">
        <w:rPr>
          <w:rFonts w:asciiTheme="majorHAnsi" w:hAnsiTheme="majorHAnsi" w:cstheme="majorHAnsi"/>
          <w:noProof/>
          <w:lang w:eastAsia="pt-PT"/>
        </w:rPr>
        <w:drawing>
          <wp:anchor distT="0" distB="0" distL="114300" distR="114300" simplePos="0" relativeHeight="251662336" behindDoc="0" locked="0" layoutInCell="1" allowOverlap="1" wp14:anchorId="13512D19" wp14:editId="2C3BD47A">
            <wp:simplePos x="0" y="0"/>
            <wp:positionH relativeFrom="column">
              <wp:posOffset>-196769</wp:posOffset>
            </wp:positionH>
            <wp:positionV relativeFrom="page">
              <wp:posOffset>70187</wp:posOffset>
            </wp:positionV>
            <wp:extent cx="5400040" cy="621665"/>
            <wp:effectExtent l="0" t="0" r="0" b="6985"/>
            <wp:wrapSquare wrapText="bothSides"/>
            <wp:docPr id="616551375" name="Imagem 616551375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1607" name="Imagem 1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98" t="24209" r="33232" b="66661"/>
                    <a:stretch/>
                  </pic:blipFill>
                  <pic:spPr bwMode="auto">
                    <a:xfrm>
                      <a:off x="0" y="0"/>
                      <a:ext cx="540004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del w:id="38" w:author="João  Carvalho" w:date="2023-10-30T14:44:00Z">
        <w:r w:rsidR="00156F27" w:rsidRPr="004329DF" w:rsidDel="009E7E4B">
          <w:rPr>
            <w:rFonts w:asciiTheme="majorHAnsi" w:eastAsia="Times New Roman" w:hAnsiTheme="majorHAnsi" w:cstheme="majorHAnsi"/>
            <w:color w:val="000000"/>
          </w:rPr>
          <w:delText>que é «gasta»</w:delText>
        </w:r>
      </w:del>
      <w:ins w:id="39" w:author="João  Carvalho" w:date="2023-10-30T14:44:00Z">
        <w:r w:rsidR="009E7E4B" w:rsidRPr="004329DF">
          <w:rPr>
            <w:rFonts w:asciiTheme="majorHAnsi" w:hAnsiTheme="majorHAnsi" w:cstheme="majorHAnsi"/>
            <w:noProof/>
            <w:lang w:eastAsia="pt-PT"/>
          </w:rPr>
          <w:t>cujo trabalho realizado origina a</w:t>
        </w:r>
        <w:r w:rsidR="009E7E4B" w:rsidRPr="004329DF">
          <w:rPr>
            <w:rFonts w:asciiTheme="majorHAnsi" w:hAnsiTheme="majorHAnsi" w:cstheme="majorHAnsi"/>
            <w:noProof/>
            <w:lang w:eastAsia="pt-PT"/>
            <w:rPrChange w:id="40" w:author="João  Carvalho" w:date="2023-11-01T18:05:00Z">
              <w:rPr>
                <w:rFonts w:asciiTheme="majorHAnsi" w:hAnsiTheme="majorHAnsi" w:cstheme="majorHAnsi"/>
                <w:noProof/>
                <w:lang w:eastAsia="pt-PT"/>
              </w:rPr>
            </w:rPrChange>
          </w:rPr>
          <w:t xml:space="preserve"> expansão pulmonar.</w:t>
        </w:r>
      </w:ins>
      <w:r w:rsidR="00156F27" w:rsidRPr="004329DF">
        <w:rPr>
          <w:rFonts w:asciiTheme="majorHAnsi" w:eastAsia="Times New Roman" w:hAnsiTheme="majorHAnsi" w:cstheme="majorHAnsi"/>
          <w:color w:val="000000"/>
          <w:rPrChange w:id="41" w:author="João  Carvalho" w:date="2023-11-01T18:05:00Z">
            <w:rPr>
              <w:rFonts w:asciiTheme="majorHAnsi" w:eastAsia="Times New Roman" w:hAnsiTheme="majorHAnsi" w:cstheme="majorHAnsi"/>
              <w:color w:val="000000"/>
            </w:rPr>
          </w:rPrChange>
        </w:rPr>
        <w:t xml:space="preserve"> </w:t>
      </w:r>
      <w:del w:id="42" w:author="João  Carvalho" w:date="2023-10-30T14:44:00Z">
        <w:r w:rsidR="00156F27" w:rsidRPr="004329DF" w:rsidDel="009E7E4B">
          <w:rPr>
            <w:rFonts w:asciiTheme="majorHAnsi" w:eastAsia="Times New Roman" w:hAnsiTheme="majorHAnsi" w:cstheme="majorHAnsi"/>
            <w:color w:val="000000"/>
            <w:rPrChange w:id="43" w:author="João  Carvalho" w:date="2023-11-01T18:05:00Z">
              <w:rPr>
                <w:rFonts w:asciiTheme="majorHAnsi" w:eastAsia="Times New Roman" w:hAnsiTheme="majorHAnsi" w:cstheme="majorHAnsi"/>
                <w:color w:val="000000"/>
              </w:rPr>
            </w:rPrChange>
          </w:rPr>
          <w:delText xml:space="preserve">para expandir o pulmão, </w:delText>
        </w:r>
      </w:del>
      <w:ins w:id="44" w:author="João  Carvalho" w:date="2023-10-30T14:44:00Z">
        <w:r w:rsidR="009E7E4B" w:rsidRPr="004329DF">
          <w:rPr>
            <w:rFonts w:asciiTheme="majorHAnsi" w:eastAsia="Times New Roman" w:hAnsiTheme="majorHAnsi" w:cstheme="majorHAnsi"/>
            <w:color w:val="000000"/>
            <w:rPrChange w:id="45" w:author="João  Carvalho" w:date="2023-11-01T18:05:00Z">
              <w:rPr>
                <w:rFonts w:asciiTheme="majorHAnsi" w:eastAsia="Times New Roman" w:hAnsiTheme="majorHAnsi" w:cstheme="majorHAnsi"/>
                <w:color w:val="000000"/>
              </w:rPr>
            </w:rPrChange>
          </w:rPr>
          <w:t>A</w:t>
        </w:r>
      </w:ins>
      <w:del w:id="46" w:author="João  Carvalho" w:date="2023-10-30T14:44:00Z">
        <w:r w:rsidR="00156F27" w:rsidRPr="004329DF" w:rsidDel="009E7E4B">
          <w:rPr>
            <w:rFonts w:asciiTheme="majorHAnsi" w:eastAsia="Times New Roman" w:hAnsiTheme="majorHAnsi" w:cstheme="majorHAnsi"/>
            <w:color w:val="000000"/>
            <w:rPrChange w:id="47" w:author="João  Carvalho" w:date="2023-11-01T18:05:00Z">
              <w:rPr>
                <w:rFonts w:asciiTheme="majorHAnsi" w:eastAsia="Times New Roman" w:hAnsiTheme="majorHAnsi" w:cstheme="majorHAnsi"/>
                <w:color w:val="000000"/>
              </w:rPr>
            </w:rPrChange>
          </w:rPr>
          <w:delText>a</w:delText>
        </w:r>
      </w:del>
      <w:r w:rsidR="00156F27" w:rsidRPr="004329DF">
        <w:rPr>
          <w:rFonts w:asciiTheme="majorHAnsi" w:eastAsia="Times New Roman" w:hAnsiTheme="majorHAnsi" w:cstheme="majorHAnsi"/>
          <w:color w:val="000000"/>
          <w:rPrChange w:id="48" w:author="João  Carvalho" w:date="2023-11-01T18:05:00Z">
            <w:rPr>
              <w:rFonts w:asciiTheme="majorHAnsi" w:eastAsia="Times New Roman" w:hAnsiTheme="majorHAnsi" w:cstheme="majorHAnsi"/>
              <w:color w:val="000000"/>
            </w:rPr>
          </w:rPrChange>
        </w:rPr>
        <w:t xml:space="preserve"> fração restante é a Pressão pleural (Ppl), que é gasta para expandir a parede torácica com um volume equivalente.</w:t>
      </w:r>
    </w:p>
    <w:p w14:paraId="6C7211BC" w14:textId="33EE951B" w:rsidR="0051028E" w:rsidRPr="007B079D" w:rsidRDefault="00903899" w:rsidP="00B32780">
      <w:pPr>
        <w:ind w:firstLine="360"/>
        <w:jc w:val="both"/>
        <w:rPr>
          <w:rFonts w:asciiTheme="majorHAnsi" w:hAnsiTheme="majorHAnsi" w:cstheme="majorHAnsi"/>
          <w:shd w:val="clear" w:color="auto" w:fill="FFFFFF"/>
        </w:rPr>
      </w:pPr>
      <w:r w:rsidRPr="007B079D">
        <w:rPr>
          <w:rFonts w:asciiTheme="majorHAnsi" w:hAnsiTheme="majorHAnsi" w:cstheme="majorHAnsi"/>
          <w:u w:val="single"/>
          <w:shd w:val="clear" w:color="auto" w:fill="FFFFFF"/>
        </w:rPr>
        <w:t>Pressão expiratória final positiva (PEEP):</w:t>
      </w:r>
      <w:r w:rsidRPr="007B079D">
        <w:rPr>
          <w:rFonts w:asciiTheme="majorHAnsi" w:hAnsiTheme="majorHAnsi" w:cstheme="majorHAnsi"/>
          <w:shd w:val="clear" w:color="auto" w:fill="FFFFFF"/>
        </w:rPr>
        <w:t xml:space="preserve"> é </w:t>
      </w:r>
      <w:del w:id="49" w:author="João  Carvalho" w:date="2023-10-30T14:47:00Z">
        <w:r w:rsidRPr="007B079D" w:rsidDel="001A64FB">
          <w:rPr>
            <w:rFonts w:asciiTheme="majorHAnsi" w:hAnsiTheme="majorHAnsi" w:cstheme="majorHAnsi"/>
            <w:shd w:val="clear" w:color="auto" w:fill="FFFFFF"/>
          </w:rPr>
          <w:delText>um</w:delText>
        </w:r>
      </w:del>
      <w:r w:rsidRPr="007B079D">
        <w:rPr>
          <w:rFonts w:asciiTheme="majorHAnsi" w:hAnsiTheme="majorHAnsi" w:cstheme="majorHAnsi"/>
          <w:shd w:val="clear" w:color="auto" w:fill="FFFFFF"/>
        </w:rPr>
        <w:t>a </w:t>
      </w:r>
      <w:hyperlink r:id="rId11" w:tooltip="Pressão alveolar" w:history="1">
        <w:r w:rsidRPr="007B079D">
          <w:rPr>
            <w:rStyle w:val="Hiperligao"/>
            <w:rFonts w:asciiTheme="majorHAnsi" w:hAnsiTheme="majorHAnsi" w:cstheme="majorHAnsi"/>
            <w:color w:val="auto"/>
            <w:u w:val="none"/>
            <w:shd w:val="clear" w:color="auto" w:fill="FFFFFF"/>
          </w:rPr>
          <w:t>pressão alveolar</w:t>
        </w:r>
      </w:hyperlink>
      <w:r w:rsidRPr="007B079D">
        <w:rPr>
          <w:rFonts w:asciiTheme="majorHAnsi" w:hAnsiTheme="majorHAnsi" w:cstheme="majorHAnsi"/>
          <w:shd w:val="clear" w:color="auto" w:fill="FFFFFF"/>
        </w:rPr>
        <w:t> acima da </w:t>
      </w:r>
      <w:hyperlink r:id="rId12" w:tooltip="Pressão atmosférica" w:history="1">
        <w:r w:rsidRPr="007B079D">
          <w:rPr>
            <w:rStyle w:val="Hiperligao"/>
            <w:rFonts w:asciiTheme="majorHAnsi" w:hAnsiTheme="majorHAnsi" w:cstheme="majorHAnsi"/>
            <w:color w:val="auto"/>
            <w:u w:val="none"/>
            <w:shd w:val="clear" w:color="auto" w:fill="FFFFFF"/>
          </w:rPr>
          <w:t>pressão atmosférica</w:t>
        </w:r>
      </w:hyperlink>
      <w:r w:rsidRPr="007B079D">
        <w:rPr>
          <w:rFonts w:asciiTheme="majorHAnsi" w:hAnsiTheme="majorHAnsi" w:cstheme="majorHAnsi"/>
          <w:shd w:val="clear" w:color="auto" w:fill="FFFFFF"/>
        </w:rPr>
        <w:t> medida no fim da </w:t>
      </w:r>
      <w:hyperlink r:id="rId13" w:tooltip="Expiração" w:history="1">
        <w:r w:rsidRPr="007B079D">
          <w:rPr>
            <w:rStyle w:val="Hiperligao"/>
            <w:rFonts w:asciiTheme="majorHAnsi" w:hAnsiTheme="majorHAnsi" w:cstheme="majorHAnsi"/>
            <w:color w:val="auto"/>
            <w:u w:val="none"/>
            <w:shd w:val="clear" w:color="auto" w:fill="FFFFFF"/>
          </w:rPr>
          <w:t>expiração</w:t>
        </w:r>
      </w:hyperlink>
      <w:r w:rsidRPr="007B079D">
        <w:rPr>
          <w:rFonts w:asciiTheme="majorHAnsi" w:hAnsiTheme="majorHAnsi" w:cstheme="majorHAnsi"/>
          <w:shd w:val="clear" w:color="auto" w:fill="FFFFFF"/>
        </w:rPr>
        <w:t>. Existem dois tipos de PEEP: extrínseca e intrínseca. A extrínseca é usada de forma terapêutica durante a </w:t>
      </w:r>
      <w:hyperlink r:id="rId14" w:tooltip="Ventilação mecânica" w:history="1">
        <w:r w:rsidRPr="007B079D">
          <w:rPr>
            <w:rStyle w:val="Hiperligao"/>
            <w:rFonts w:asciiTheme="majorHAnsi" w:hAnsiTheme="majorHAnsi" w:cstheme="majorHAnsi"/>
            <w:color w:val="auto"/>
            <w:u w:val="none"/>
            <w:shd w:val="clear" w:color="auto" w:fill="FFFFFF"/>
          </w:rPr>
          <w:t>ventilação mecânica</w:t>
        </w:r>
      </w:hyperlink>
      <w:r w:rsidRPr="007B079D">
        <w:rPr>
          <w:rFonts w:asciiTheme="majorHAnsi" w:hAnsiTheme="majorHAnsi" w:cstheme="majorHAnsi"/>
          <w:shd w:val="clear" w:color="auto" w:fill="FFFFFF"/>
        </w:rPr>
        <w:t>. A intrínseca pode ser uma complicação da expiração incompleta ou retenção de ar nos pulmões.</w:t>
      </w:r>
    </w:p>
    <w:p w14:paraId="40861B6C" w14:textId="7F34E181" w:rsidR="0051028E" w:rsidRPr="007B079D" w:rsidRDefault="0051028E" w:rsidP="00B32780">
      <w:pPr>
        <w:ind w:firstLine="360"/>
        <w:jc w:val="both"/>
        <w:rPr>
          <w:rFonts w:asciiTheme="majorHAnsi" w:hAnsiTheme="majorHAnsi" w:cstheme="majorHAnsi"/>
          <w:shd w:val="clear" w:color="auto" w:fill="FFFFFF"/>
        </w:rPr>
      </w:pPr>
      <w:r w:rsidRPr="007B079D">
        <w:rPr>
          <w:rFonts w:asciiTheme="majorHAnsi" w:hAnsiTheme="majorHAnsi" w:cstheme="majorHAnsi"/>
          <w:u w:val="single"/>
          <w:shd w:val="clear" w:color="auto" w:fill="FFFFFF"/>
        </w:rPr>
        <w:t>Síndrome de dificuldade respiratória aguda (ARDS, pela sigla em inglês</w:t>
      </w:r>
      <w:r w:rsidRPr="007B079D">
        <w:rPr>
          <w:rFonts w:asciiTheme="majorHAnsi" w:hAnsiTheme="majorHAnsi" w:cstheme="majorHAnsi"/>
          <w:u w:val="single"/>
        </w:rPr>
        <w:t xml:space="preserve"> </w:t>
      </w:r>
      <w:r w:rsidRPr="007B079D">
        <w:rPr>
          <w:rFonts w:asciiTheme="majorHAnsi" w:hAnsiTheme="majorHAnsi" w:cstheme="majorHAnsi"/>
          <w:i/>
          <w:iCs/>
          <w:u w:val="single"/>
          <w:shd w:val="clear" w:color="auto" w:fill="FFFFFF"/>
        </w:rPr>
        <w:t>Acute respiratory</w:t>
      </w:r>
      <w:r w:rsidR="00B32780">
        <w:rPr>
          <w:rFonts w:asciiTheme="majorHAnsi" w:hAnsiTheme="majorHAnsi" w:cstheme="majorHAnsi"/>
          <w:i/>
          <w:iCs/>
          <w:u w:val="single"/>
          <w:shd w:val="clear" w:color="auto" w:fill="FFFFFF"/>
        </w:rPr>
        <w:t xml:space="preserve"> </w:t>
      </w:r>
      <w:r w:rsidRPr="007B079D">
        <w:rPr>
          <w:rFonts w:asciiTheme="majorHAnsi" w:hAnsiTheme="majorHAnsi" w:cstheme="majorHAnsi"/>
          <w:i/>
          <w:iCs/>
          <w:u w:val="single"/>
          <w:shd w:val="clear" w:color="auto" w:fill="FFFFFF"/>
        </w:rPr>
        <w:t>distress syndrome)</w:t>
      </w:r>
      <w:r w:rsidRPr="007B079D">
        <w:rPr>
          <w:rFonts w:asciiTheme="majorHAnsi" w:hAnsiTheme="majorHAnsi" w:cstheme="majorHAnsi"/>
          <w:u w:val="single"/>
          <w:shd w:val="clear" w:color="auto" w:fill="FFFFFF"/>
        </w:rPr>
        <w:t>:</w:t>
      </w:r>
      <w:r w:rsidRPr="007B079D">
        <w:rPr>
          <w:rFonts w:asciiTheme="majorHAnsi" w:hAnsiTheme="majorHAnsi" w:cstheme="majorHAnsi"/>
          <w:shd w:val="clear" w:color="auto" w:fill="FFFFFF"/>
        </w:rPr>
        <w:t xml:space="preserve"> é caracterizada pelo início súbito de hipoxemia e edema pulmonar</w:t>
      </w:r>
      <w:r w:rsidR="00B32780">
        <w:rPr>
          <w:rFonts w:asciiTheme="majorHAnsi" w:hAnsiTheme="majorHAnsi" w:cstheme="majorHAnsi"/>
          <w:shd w:val="clear" w:color="auto" w:fill="FFFFFF"/>
        </w:rPr>
        <w:t xml:space="preserve"> </w:t>
      </w:r>
      <w:r w:rsidRPr="007B079D">
        <w:rPr>
          <w:rFonts w:asciiTheme="majorHAnsi" w:hAnsiTheme="majorHAnsi" w:cstheme="majorHAnsi"/>
          <w:shd w:val="clear" w:color="auto" w:fill="FFFFFF"/>
        </w:rPr>
        <w:t>bilateral</w:t>
      </w:r>
      <w:r w:rsidR="00156F27">
        <w:rPr>
          <w:rFonts w:asciiTheme="majorHAnsi" w:hAnsiTheme="majorHAnsi" w:cstheme="majorHAnsi"/>
          <w:shd w:val="clear" w:color="auto" w:fill="FFFFFF"/>
        </w:rPr>
        <w:t>,</w:t>
      </w:r>
      <w:r w:rsidRPr="007B079D">
        <w:rPr>
          <w:rFonts w:asciiTheme="majorHAnsi" w:hAnsiTheme="majorHAnsi" w:cstheme="majorHAnsi"/>
          <w:shd w:val="clear" w:color="auto" w:fill="FFFFFF"/>
        </w:rPr>
        <w:t xml:space="preserve"> sem insuficiência cardíaca. A sépsis é a causa mais comum de ARDS. O mecanismo subjacente</w:t>
      </w:r>
      <w:ins w:id="50" w:author="João  Carvalho" w:date="2023-11-01T16:53:00Z">
        <w:r w:rsidR="0074606A">
          <w:rPr>
            <w:rFonts w:asciiTheme="majorHAnsi" w:hAnsiTheme="majorHAnsi" w:cstheme="majorHAnsi"/>
            <w:shd w:val="clear" w:color="auto" w:fill="FFFFFF"/>
          </w:rPr>
          <w:t>,</w:t>
        </w:r>
      </w:ins>
      <w:r w:rsidRPr="007B079D">
        <w:rPr>
          <w:rFonts w:asciiTheme="majorHAnsi" w:hAnsiTheme="majorHAnsi" w:cstheme="majorHAnsi"/>
          <w:shd w:val="clear" w:color="auto" w:fill="FFFFFF"/>
        </w:rPr>
        <w:t xml:space="preserve"> e a correlação histológica</w:t>
      </w:r>
      <w:ins w:id="51" w:author="João  Carvalho" w:date="2023-11-01T16:53:00Z">
        <w:r w:rsidR="0074606A">
          <w:rPr>
            <w:rFonts w:asciiTheme="majorHAnsi" w:hAnsiTheme="majorHAnsi" w:cstheme="majorHAnsi"/>
            <w:shd w:val="clear" w:color="auto" w:fill="FFFFFF"/>
          </w:rPr>
          <w:t>,</w:t>
        </w:r>
      </w:ins>
      <w:r w:rsidRPr="007B079D">
        <w:rPr>
          <w:rFonts w:asciiTheme="majorHAnsi" w:hAnsiTheme="majorHAnsi" w:cstheme="majorHAnsi"/>
          <w:shd w:val="clear" w:color="auto" w:fill="FFFFFF"/>
        </w:rPr>
        <w:t xml:space="preserve"> é o dano alveolar difuso, que consiste na lesão das células endoteliais e epiteliais do alvéolo, com consequente inflamação e desenvolvimento de membranas hialinas a revestir as paredes alveolares internas. Após algumas semanas, segue-se a fase de reparação, com a possibilidade de desenvolvimento de fibrose mais tarde. Clinicamente, a seguinte tríade de achados favorece o diagnóstico de ARDS: dispneia aguda ou rapidamente progressiva, insuficiência respiratória hipoxémica (</w:t>
      </w:r>
      <w:del w:id="52" w:author="João  Carvalho" w:date="2023-10-30T14:48:00Z">
        <w:r w:rsidRPr="007B079D" w:rsidDel="001A64FB">
          <w:rPr>
            <w:rFonts w:asciiTheme="majorHAnsi" w:hAnsiTheme="majorHAnsi" w:cstheme="majorHAnsi"/>
            <w:shd w:val="clear" w:color="auto" w:fill="FFFFFF"/>
          </w:rPr>
          <w:delText xml:space="preserve">ratio </w:delText>
        </w:r>
      </w:del>
      <w:ins w:id="53" w:author="João  Carvalho" w:date="2023-10-30T14:48:00Z">
        <w:r w:rsidR="001A64FB">
          <w:rPr>
            <w:rFonts w:asciiTheme="majorHAnsi" w:hAnsiTheme="majorHAnsi" w:cstheme="majorHAnsi"/>
            <w:shd w:val="clear" w:color="auto" w:fill="FFFFFF"/>
          </w:rPr>
          <w:t>rácio</w:t>
        </w:r>
        <w:r w:rsidR="001A64FB" w:rsidRPr="007B079D">
          <w:rPr>
            <w:rFonts w:asciiTheme="majorHAnsi" w:hAnsiTheme="majorHAnsi" w:cstheme="majorHAnsi"/>
            <w:shd w:val="clear" w:color="auto" w:fill="FFFFFF"/>
          </w:rPr>
          <w:t xml:space="preserve"> </w:t>
        </w:r>
      </w:ins>
      <w:r w:rsidRPr="007B079D">
        <w:rPr>
          <w:rFonts w:asciiTheme="majorHAnsi" w:hAnsiTheme="majorHAnsi" w:cstheme="majorHAnsi"/>
          <w:shd w:val="clear" w:color="auto" w:fill="FFFFFF"/>
        </w:rPr>
        <w:t xml:space="preserve">pressão arterial O2 /fração de O2 inspirado &lt; 300 mmHg) e opacidades alveolares bilaterais na imagem do tórax. </w:t>
      </w:r>
    </w:p>
    <w:p w14:paraId="1DA7F2F3" w14:textId="21786CAF" w:rsidR="002A7D25" w:rsidRPr="007B079D" w:rsidRDefault="002A7D25" w:rsidP="00B32780">
      <w:pPr>
        <w:ind w:left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lastRenderedPageBreak/>
        <w:t>Médico sénior</w:t>
      </w:r>
      <w:r w:rsidRPr="007B079D">
        <w:rPr>
          <w:rFonts w:asciiTheme="majorHAnsi" w:hAnsiTheme="majorHAnsi" w:cstheme="majorHAnsi"/>
        </w:rPr>
        <w:t xml:space="preserve">: médico com formação em medicina intensiva e responsável pelos doentes da enfermaria nesse momento. </w:t>
      </w:r>
    </w:p>
    <w:p w14:paraId="1F87D2BB" w14:textId="77777777" w:rsidR="002A7D25" w:rsidRPr="007B079D" w:rsidRDefault="002A7D25" w:rsidP="00B32780">
      <w:pPr>
        <w:ind w:left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Médico de serviço</w:t>
      </w:r>
      <w:r w:rsidRPr="007B079D">
        <w:rPr>
          <w:rFonts w:asciiTheme="majorHAnsi" w:hAnsiTheme="majorHAnsi" w:cstheme="majorHAnsi"/>
        </w:rPr>
        <w:t xml:space="preserve">: médico responsável pelo doente nesse momento. </w:t>
      </w:r>
    </w:p>
    <w:p w14:paraId="26FC14CD" w14:textId="4F202713" w:rsidR="002A7D25" w:rsidRPr="007B079D" w:rsidRDefault="002A7D25" w:rsidP="00B32780">
      <w:pPr>
        <w:ind w:firstLine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Enfermeiro do doente:</w:t>
      </w:r>
      <w:r w:rsidRPr="007B079D">
        <w:rPr>
          <w:rFonts w:asciiTheme="majorHAnsi" w:hAnsiTheme="majorHAnsi" w:cstheme="majorHAnsi"/>
        </w:rPr>
        <w:t xml:space="preserve"> enfermeiro responsável pelo doente durante o turno.</w:t>
      </w:r>
    </w:p>
    <w:p w14:paraId="20DC1D93" w14:textId="77777777" w:rsidR="002A7D25" w:rsidRPr="007B079D" w:rsidRDefault="002A7D25" w:rsidP="003151D0">
      <w:pPr>
        <w:jc w:val="both"/>
        <w:rPr>
          <w:rFonts w:asciiTheme="majorHAnsi" w:hAnsiTheme="majorHAnsi" w:cstheme="majorHAnsi"/>
          <w:b/>
          <w:bCs/>
        </w:rPr>
      </w:pPr>
    </w:p>
    <w:p w14:paraId="12E0FBC6" w14:textId="7BF16726" w:rsidR="00D92281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Responsabilidades</w:t>
      </w:r>
    </w:p>
    <w:p w14:paraId="5C9DF1E5" w14:textId="069A45D3" w:rsidR="00903899" w:rsidRPr="007B079D" w:rsidRDefault="00171113" w:rsidP="003151D0">
      <w:pPr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 política de </w:t>
      </w:r>
      <w:r w:rsidR="00903899" w:rsidRPr="007B079D">
        <w:rPr>
          <w:rFonts w:asciiTheme="majorHAnsi" w:hAnsiTheme="majorHAnsi" w:cstheme="majorHAnsi"/>
        </w:rPr>
        <w:t>utilização Sonda Nasogástrica Polifuncional Nutrivent</w:t>
      </w:r>
      <w:r w:rsidR="00903899" w:rsidRPr="007B079D">
        <w:rPr>
          <w:rFonts w:asciiTheme="majorHAnsi" w:hAnsiTheme="majorHAnsi" w:cstheme="majorHAnsi"/>
          <w:vertAlign w:val="superscript"/>
        </w:rPr>
        <w:t xml:space="preserve"> TM </w:t>
      </w:r>
      <w:r w:rsidR="00903899" w:rsidRPr="007B079D">
        <w:rPr>
          <w:rFonts w:asciiTheme="majorHAnsi" w:hAnsiTheme="majorHAnsi" w:cstheme="majorHAnsi"/>
        </w:rPr>
        <w:t xml:space="preserve">para monitorização da pressão esofágica na UCIP </w:t>
      </w:r>
      <w:r w:rsidR="00FA1501">
        <w:rPr>
          <w:rFonts w:asciiTheme="majorHAnsi" w:hAnsiTheme="majorHAnsi" w:cstheme="majorHAnsi"/>
        </w:rPr>
        <w:t>foi</w:t>
      </w:r>
      <w:r w:rsidR="00903899" w:rsidRPr="007B079D">
        <w:rPr>
          <w:rFonts w:asciiTheme="majorHAnsi" w:hAnsiTheme="majorHAnsi" w:cstheme="majorHAnsi"/>
        </w:rPr>
        <w:t xml:space="preserve"> realizada </w:t>
      </w:r>
      <w:r w:rsidR="00FA1501">
        <w:rPr>
          <w:rFonts w:asciiTheme="majorHAnsi" w:hAnsiTheme="majorHAnsi" w:cstheme="majorHAnsi"/>
        </w:rPr>
        <w:t xml:space="preserve">tendo por base </w:t>
      </w:r>
      <w:r w:rsidRPr="007B079D">
        <w:rPr>
          <w:rFonts w:asciiTheme="majorHAnsi" w:hAnsiTheme="majorHAnsi" w:cstheme="majorHAnsi"/>
        </w:rPr>
        <w:t>as</w:t>
      </w:r>
      <w:r w:rsidR="00987698">
        <w:rPr>
          <w:rFonts w:asciiTheme="majorHAnsi" w:hAnsiTheme="majorHAnsi" w:cstheme="majorHAnsi"/>
        </w:rPr>
        <w:t xml:space="preserve"> indicações</w:t>
      </w:r>
      <w:r w:rsidR="00FA1501">
        <w:rPr>
          <w:rFonts w:asciiTheme="majorHAnsi" w:hAnsiTheme="majorHAnsi" w:cstheme="majorHAnsi"/>
        </w:rPr>
        <w:t xml:space="preserve"> estipuladas nos maiores ensaios clínicos randomizados, uma vez que </w:t>
      </w:r>
      <w:ins w:id="54" w:author="João  Carvalho" w:date="2023-10-30T14:49:00Z">
        <w:r w:rsidR="001A64FB">
          <w:rPr>
            <w:rFonts w:asciiTheme="majorHAnsi" w:hAnsiTheme="majorHAnsi" w:cstheme="majorHAnsi"/>
          </w:rPr>
          <w:t xml:space="preserve">no momento da elaboração deste protocolo ainda </w:t>
        </w:r>
      </w:ins>
      <w:r w:rsidR="00FA1501">
        <w:rPr>
          <w:rFonts w:asciiTheme="majorHAnsi" w:hAnsiTheme="majorHAnsi" w:cstheme="majorHAnsi"/>
        </w:rPr>
        <w:t>não há normas de orientação internacionais para o seu uso. N</w:t>
      </w:r>
      <w:r w:rsidRPr="007B079D">
        <w:rPr>
          <w:rFonts w:asciiTheme="majorHAnsi" w:hAnsiTheme="majorHAnsi" w:cstheme="majorHAnsi"/>
        </w:rPr>
        <w:t xml:space="preserve">a UCIP do CHEDV o Diretor de Serviço ou o seu substituto, </w:t>
      </w:r>
      <w:r w:rsidR="00FA1501">
        <w:rPr>
          <w:rFonts w:asciiTheme="majorHAnsi" w:hAnsiTheme="majorHAnsi" w:cstheme="majorHAnsi"/>
        </w:rPr>
        <w:t xml:space="preserve">é </w:t>
      </w:r>
      <w:r w:rsidRPr="007B079D">
        <w:rPr>
          <w:rFonts w:asciiTheme="majorHAnsi" w:hAnsiTheme="majorHAnsi" w:cstheme="majorHAnsi"/>
        </w:rPr>
        <w:t xml:space="preserve">o responsável por fazer cumprir essas normas. O Diretor de Serviço ou seu substituto é ainda responsável por: </w:t>
      </w:r>
    </w:p>
    <w:p w14:paraId="361FA59A" w14:textId="4C5E03D1" w:rsidR="00903899" w:rsidRPr="007B079D" w:rsidRDefault="00171113" w:rsidP="00903899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</w:rPr>
        <w:t xml:space="preserve">Garantir que </w:t>
      </w:r>
      <w:r w:rsidR="00903899" w:rsidRPr="007B079D">
        <w:rPr>
          <w:rFonts w:asciiTheme="majorHAnsi" w:hAnsiTheme="majorHAnsi" w:cstheme="majorHAnsi"/>
        </w:rPr>
        <w:t>o uso da Sonda Nasogástrica Polifuncional Nutrivent</w:t>
      </w:r>
      <w:r w:rsidR="00903899" w:rsidRPr="007B079D">
        <w:rPr>
          <w:rFonts w:asciiTheme="majorHAnsi" w:hAnsiTheme="majorHAnsi" w:cstheme="majorHAnsi"/>
          <w:vertAlign w:val="superscript"/>
        </w:rPr>
        <w:t xml:space="preserve"> TM </w:t>
      </w:r>
      <w:r w:rsidR="00903899" w:rsidRPr="007B079D">
        <w:rPr>
          <w:rFonts w:asciiTheme="majorHAnsi" w:hAnsiTheme="majorHAnsi" w:cstheme="majorHAnsi"/>
        </w:rPr>
        <w:t xml:space="preserve">para monitorização da pressão esofágica ocorra de </w:t>
      </w:r>
      <w:r w:rsidRPr="007B079D">
        <w:rPr>
          <w:rFonts w:asciiTheme="majorHAnsi" w:hAnsiTheme="majorHAnsi" w:cstheme="majorHAnsi"/>
        </w:rPr>
        <w:t>acordo com as necessidades de cada doente, com os níveis de monitorização adequados e com o equipamento e fármacos apropriados;</w:t>
      </w:r>
    </w:p>
    <w:p w14:paraId="48723516" w14:textId="77777777" w:rsidR="00903899" w:rsidRPr="007B079D" w:rsidRDefault="00171113" w:rsidP="00903899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</w:rPr>
        <w:t xml:space="preserve">Assegurar a monitorização dos efeitos adversos que possam estar relacionados com a técnica e sua resolução; </w:t>
      </w:r>
    </w:p>
    <w:p w14:paraId="4F4D684E" w14:textId="40DF0FE9" w:rsidR="00171113" w:rsidRPr="00880664" w:rsidRDefault="00171113" w:rsidP="00903899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</w:rPr>
        <w:t>Implementar medidas que tenham por objetivo a melhoria contínua dos cuidados prestados.</w:t>
      </w:r>
    </w:p>
    <w:p w14:paraId="1D671D8C" w14:textId="77777777" w:rsidR="00880664" w:rsidRPr="007B079D" w:rsidRDefault="00880664" w:rsidP="00880664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088DA9B3" w14:textId="1AE6E923" w:rsidR="00D92281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Descrição</w:t>
      </w:r>
    </w:p>
    <w:p w14:paraId="207353EE" w14:textId="62CDB91A" w:rsidR="00CC7F72" w:rsidRPr="007B079D" w:rsidRDefault="003F7AB6" w:rsidP="00CC7F72">
      <w:pPr>
        <w:ind w:left="360" w:firstLine="348"/>
        <w:jc w:val="both"/>
        <w:rPr>
          <w:rFonts w:asciiTheme="majorHAnsi" w:hAnsiTheme="majorHAnsi" w:cstheme="majorHAnsi"/>
        </w:rPr>
      </w:pPr>
      <w:r w:rsidRPr="003F7AB6">
        <w:rPr>
          <w:rFonts w:asciiTheme="majorHAnsi" w:hAnsiTheme="majorHAnsi" w:cstheme="majorHAnsi"/>
        </w:rPr>
        <w:t xml:space="preserve">Na respiração espontânea e durante a ventilação mecânica com pressão positiva, a força </w:t>
      </w:r>
      <w:del w:id="55" w:author="João  Carvalho" w:date="2023-11-01T16:54:00Z">
        <w:r w:rsidRPr="003F7AB6" w:rsidDel="0074606A">
          <w:rPr>
            <w:rFonts w:asciiTheme="majorHAnsi" w:hAnsiTheme="majorHAnsi" w:cstheme="majorHAnsi"/>
          </w:rPr>
          <w:delText xml:space="preserve">de </w:delText>
        </w:r>
      </w:del>
      <w:ins w:id="56" w:author="João  Carvalho" w:date="2023-11-01T16:54:00Z">
        <w:r w:rsidR="0074606A">
          <w:rPr>
            <w:rFonts w:asciiTheme="majorHAnsi" w:hAnsiTheme="majorHAnsi" w:cstheme="majorHAnsi"/>
          </w:rPr>
          <w:t>que leva à</w:t>
        </w:r>
        <w:r w:rsidR="0074606A" w:rsidRPr="003F7AB6">
          <w:rPr>
            <w:rFonts w:asciiTheme="majorHAnsi" w:hAnsiTheme="majorHAnsi" w:cstheme="majorHAnsi"/>
          </w:rPr>
          <w:t xml:space="preserve"> </w:t>
        </w:r>
      </w:ins>
      <w:r w:rsidRPr="003F7AB6">
        <w:rPr>
          <w:rFonts w:asciiTheme="majorHAnsi" w:hAnsiTheme="majorHAnsi" w:cstheme="majorHAnsi"/>
        </w:rPr>
        <w:t xml:space="preserve">distensão do pulmão é a pressão transpulmonar (diferença de pressão entre os alvéolos e a cavidade pleural). </w:t>
      </w:r>
    </w:p>
    <w:p w14:paraId="28A85A5B" w14:textId="794B840F" w:rsidR="00DE58BD" w:rsidRPr="003F7AB6" w:rsidRDefault="00DE58BD" w:rsidP="00DE58BD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 introdução da pressão transpulmonar (PL) na avaliação da mecânica respiratória do doente foi proposta com dois propósitos principais: conhecer a influência da parede torácica na pressão das vias aéreas e determinar a pressão necessária para manter o pulmão </w:t>
      </w:r>
      <w:del w:id="57" w:author="João  Carvalho" w:date="2023-10-30T14:50:00Z">
        <w:r w:rsidRPr="007B079D" w:rsidDel="00DA0195">
          <w:rPr>
            <w:rFonts w:asciiTheme="majorHAnsi" w:hAnsiTheme="majorHAnsi" w:cstheme="majorHAnsi"/>
          </w:rPr>
          <w:delText>“aberto”</w:delText>
        </w:r>
      </w:del>
      <w:ins w:id="58" w:author="João  Carvalho" w:date="2023-10-30T14:50:00Z">
        <w:r w:rsidR="00DA0195">
          <w:rPr>
            <w:rFonts w:asciiTheme="majorHAnsi" w:hAnsiTheme="majorHAnsi" w:cstheme="majorHAnsi"/>
          </w:rPr>
          <w:t>patente (evitar o colapso alveolar/pulmonar)</w:t>
        </w:r>
      </w:ins>
      <w:r w:rsidRPr="007B079D">
        <w:rPr>
          <w:rFonts w:asciiTheme="majorHAnsi" w:hAnsiTheme="majorHAnsi" w:cstheme="majorHAnsi"/>
        </w:rPr>
        <w:t>.</w:t>
      </w:r>
    </w:p>
    <w:p w14:paraId="55562307" w14:textId="439FBB3F" w:rsidR="00CC7F72" w:rsidRPr="00CC7F72" w:rsidRDefault="00CC7F72" w:rsidP="00CC7F72">
      <w:pPr>
        <w:ind w:left="360" w:firstLine="348"/>
        <w:jc w:val="both"/>
        <w:rPr>
          <w:rFonts w:asciiTheme="majorHAnsi" w:hAnsiTheme="majorHAnsi" w:cstheme="majorHAnsi"/>
        </w:rPr>
      </w:pPr>
      <w:del w:id="59" w:author="João  Carvalho" w:date="2023-10-30T14:50:00Z">
        <w:r w:rsidRPr="00CC7F72" w:rsidDel="00DA0195">
          <w:rPr>
            <w:rFonts w:asciiTheme="majorHAnsi" w:hAnsiTheme="majorHAnsi" w:cstheme="majorHAnsi"/>
          </w:rPr>
          <w:delText>Sabe-se</w:delText>
        </w:r>
      </w:del>
      <w:ins w:id="60" w:author="João  Carvalho" w:date="2023-10-30T14:50:00Z">
        <w:r w:rsidR="00DA0195">
          <w:rPr>
            <w:rFonts w:asciiTheme="majorHAnsi" w:hAnsiTheme="majorHAnsi" w:cstheme="majorHAnsi"/>
          </w:rPr>
          <w:t>Assume-se</w:t>
        </w:r>
      </w:ins>
      <w:r w:rsidRPr="00CC7F72">
        <w:rPr>
          <w:rFonts w:asciiTheme="majorHAnsi" w:hAnsiTheme="majorHAnsi" w:cstheme="majorHAnsi"/>
        </w:rPr>
        <w:t xml:space="preserve"> que 30 cmH2O da </w:t>
      </w:r>
      <w:r w:rsidR="00880664">
        <w:rPr>
          <w:rFonts w:asciiTheme="majorHAnsi" w:hAnsiTheme="majorHAnsi" w:cstheme="majorHAnsi"/>
        </w:rPr>
        <w:t>p</w:t>
      </w:r>
      <w:r w:rsidRPr="00CC7F72">
        <w:rPr>
          <w:rFonts w:asciiTheme="majorHAnsi" w:hAnsiTheme="majorHAnsi" w:cstheme="majorHAnsi"/>
        </w:rPr>
        <w:t>ressão d</w:t>
      </w:r>
      <w:r w:rsidR="00880664">
        <w:rPr>
          <w:rFonts w:asciiTheme="majorHAnsi" w:hAnsiTheme="majorHAnsi" w:cstheme="majorHAnsi"/>
        </w:rPr>
        <w:t xml:space="preserve">a via </w:t>
      </w:r>
      <w:r w:rsidRPr="00CC7F72">
        <w:rPr>
          <w:rFonts w:asciiTheme="majorHAnsi" w:hAnsiTheme="majorHAnsi" w:cstheme="majorHAnsi"/>
        </w:rPr>
        <w:t>aére</w:t>
      </w:r>
      <w:r w:rsidR="00880664">
        <w:rPr>
          <w:rFonts w:asciiTheme="majorHAnsi" w:hAnsiTheme="majorHAnsi" w:cstheme="majorHAnsi"/>
        </w:rPr>
        <w:t>a</w:t>
      </w:r>
      <w:r w:rsidRPr="00CC7F72">
        <w:rPr>
          <w:rFonts w:asciiTheme="majorHAnsi" w:hAnsiTheme="majorHAnsi" w:cstheme="majorHAnsi"/>
        </w:rPr>
        <w:t xml:space="preserve"> (Paw) lidos no ventilador representam o limiar dos danos induzidos pelo ventilador (VILI). No entanto, a verdadeira causa dos danos pulmonares é a pressão transpulmonar excessiva</w:t>
      </w:r>
      <w:r w:rsidR="00672CA6">
        <w:rPr>
          <w:rFonts w:asciiTheme="majorHAnsi" w:hAnsiTheme="majorHAnsi" w:cstheme="majorHAnsi"/>
        </w:rPr>
        <w:t xml:space="preserve">. </w:t>
      </w:r>
      <w:r w:rsidR="00880664">
        <w:rPr>
          <w:rFonts w:asciiTheme="majorHAnsi" w:hAnsiTheme="majorHAnsi" w:cstheme="majorHAnsi"/>
        </w:rPr>
        <w:t>A</w:t>
      </w:r>
      <w:r w:rsidRPr="00CC7F72">
        <w:rPr>
          <w:rFonts w:asciiTheme="majorHAnsi" w:hAnsiTheme="majorHAnsi" w:cstheme="majorHAnsi"/>
        </w:rPr>
        <w:t xml:space="preserve"> fórmula: ΔPaw = ΔPL + </w:t>
      </w:r>
      <w:proofErr w:type="spellStart"/>
      <w:r w:rsidRPr="00CC7F72">
        <w:rPr>
          <w:rFonts w:asciiTheme="majorHAnsi" w:hAnsiTheme="majorHAnsi" w:cstheme="majorHAnsi"/>
        </w:rPr>
        <w:t>ΔPpl</w:t>
      </w:r>
      <w:proofErr w:type="spellEnd"/>
      <w:r w:rsidR="00880664">
        <w:rPr>
          <w:rFonts w:asciiTheme="majorHAnsi" w:hAnsiTheme="majorHAnsi" w:cstheme="majorHAnsi"/>
        </w:rPr>
        <w:t xml:space="preserve">, </w:t>
      </w:r>
      <w:r w:rsidRPr="00CC7F72">
        <w:rPr>
          <w:rFonts w:asciiTheme="majorHAnsi" w:hAnsiTheme="majorHAnsi" w:cstheme="majorHAnsi"/>
        </w:rPr>
        <w:t xml:space="preserve">representa </w:t>
      </w:r>
      <w:ins w:id="61" w:author="João  Carvalho" w:date="2023-11-01T16:56:00Z">
        <w:r w:rsidR="0074606A">
          <w:rPr>
            <w:rFonts w:asciiTheme="majorHAnsi" w:hAnsiTheme="majorHAnsi" w:cstheme="majorHAnsi"/>
          </w:rPr>
          <w:t xml:space="preserve">as pressões envolvidas na mecânica </w:t>
        </w:r>
        <w:proofErr w:type="spellStart"/>
        <w:r w:rsidR="0074606A">
          <w:rPr>
            <w:rFonts w:asciiTheme="majorHAnsi" w:hAnsiTheme="majorHAnsi" w:cstheme="majorHAnsi"/>
          </w:rPr>
          <w:t>ventila</w:t>
        </w:r>
      </w:ins>
      <w:ins w:id="62" w:author="João  Carvalho" w:date="2023-11-01T17:47:00Z">
        <w:r w:rsidR="00A46A77">
          <w:rPr>
            <w:rFonts w:asciiTheme="majorHAnsi" w:hAnsiTheme="majorHAnsi" w:cstheme="majorHAnsi"/>
          </w:rPr>
          <w:t>t</w:t>
        </w:r>
      </w:ins>
      <w:ins w:id="63" w:author="João  Carvalho" w:date="2023-11-01T16:56:00Z">
        <w:r w:rsidR="0074606A">
          <w:rPr>
            <w:rFonts w:asciiTheme="majorHAnsi" w:hAnsiTheme="majorHAnsi" w:cstheme="majorHAnsi"/>
          </w:rPr>
          <w:t>ória</w:t>
        </w:r>
        <w:proofErr w:type="spellEnd"/>
        <w:r w:rsidR="0074606A">
          <w:rPr>
            <w:rFonts w:asciiTheme="majorHAnsi" w:hAnsiTheme="majorHAnsi" w:cstheme="majorHAnsi"/>
          </w:rPr>
          <w:t xml:space="preserve"> (</w:t>
        </w:r>
      </w:ins>
      <w:r w:rsidRPr="00CC7F72">
        <w:rPr>
          <w:rFonts w:asciiTheme="majorHAnsi" w:hAnsiTheme="majorHAnsi" w:cstheme="majorHAnsi"/>
        </w:rPr>
        <w:t>o “fracionamento da mecânica respiratória”</w:t>
      </w:r>
      <w:ins w:id="64" w:author="João  Carvalho" w:date="2023-11-01T16:56:00Z">
        <w:r w:rsidR="0074606A">
          <w:rPr>
            <w:rFonts w:asciiTheme="majorHAnsi" w:hAnsiTheme="majorHAnsi" w:cstheme="majorHAnsi"/>
          </w:rPr>
          <w:t>)</w:t>
        </w:r>
      </w:ins>
      <w:r w:rsidRPr="00CC7F72">
        <w:rPr>
          <w:rFonts w:asciiTheme="majorHAnsi" w:hAnsiTheme="majorHAnsi" w:cstheme="majorHAnsi"/>
        </w:rPr>
        <w:t>.</w:t>
      </w:r>
    </w:p>
    <w:p w14:paraId="0B2DC9DE" w14:textId="1DDFB384" w:rsidR="00CC7F72" w:rsidRDefault="00CC7F72" w:rsidP="007B079D">
      <w:pPr>
        <w:ind w:left="360" w:firstLine="348"/>
        <w:jc w:val="both"/>
        <w:rPr>
          <w:rFonts w:asciiTheme="majorHAnsi" w:hAnsiTheme="majorHAnsi" w:cstheme="majorHAnsi"/>
        </w:rPr>
      </w:pPr>
      <w:r w:rsidRPr="00CC7F72">
        <w:rPr>
          <w:rFonts w:asciiTheme="majorHAnsi" w:hAnsiTheme="majorHAnsi" w:cstheme="majorHAnsi"/>
        </w:rPr>
        <w:t>A Pressão transpulmonar (P</w:t>
      </w:r>
      <w:r w:rsidRPr="007B079D">
        <w:rPr>
          <w:rFonts w:asciiTheme="majorHAnsi" w:hAnsiTheme="majorHAnsi" w:cstheme="majorHAnsi"/>
        </w:rPr>
        <w:t>trans</w:t>
      </w:r>
      <w:r w:rsidRPr="00CC7F72">
        <w:rPr>
          <w:rFonts w:asciiTheme="majorHAnsi" w:hAnsiTheme="majorHAnsi" w:cstheme="majorHAnsi"/>
        </w:rPr>
        <w:t xml:space="preserve">) é a fração de pressão das vias aéreas, </w:t>
      </w:r>
      <w:del w:id="65" w:author="João  Carvalho" w:date="2023-10-30T14:52:00Z">
        <w:r w:rsidRPr="00CC7F72" w:rsidDel="00DA0195">
          <w:rPr>
            <w:rFonts w:asciiTheme="majorHAnsi" w:hAnsiTheme="majorHAnsi" w:cstheme="majorHAnsi"/>
          </w:rPr>
          <w:delText>que é «gasta»</w:delText>
        </w:r>
      </w:del>
      <w:ins w:id="66" w:author="João  Carvalho" w:date="2023-10-30T14:52:00Z">
        <w:r w:rsidR="00DA0195">
          <w:rPr>
            <w:rFonts w:asciiTheme="majorHAnsi" w:hAnsiTheme="majorHAnsi" w:cstheme="majorHAnsi"/>
          </w:rPr>
          <w:t xml:space="preserve">cujo trabalho é empregue na </w:t>
        </w:r>
      </w:ins>
      <w:del w:id="67" w:author="João  Carvalho" w:date="2023-10-30T14:52:00Z">
        <w:r w:rsidRPr="00CC7F72" w:rsidDel="00DA0195">
          <w:rPr>
            <w:rFonts w:asciiTheme="majorHAnsi" w:hAnsiTheme="majorHAnsi" w:cstheme="majorHAnsi"/>
          </w:rPr>
          <w:delText xml:space="preserve"> para </w:delText>
        </w:r>
      </w:del>
      <w:r w:rsidRPr="00CC7F72">
        <w:rPr>
          <w:rFonts w:asciiTheme="majorHAnsi" w:hAnsiTheme="majorHAnsi" w:cstheme="majorHAnsi"/>
        </w:rPr>
        <w:t>expan</w:t>
      </w:r>
      <w:ins w:id="68" w:author="João  Carvalho" w:date="2023-10-30T14:52:00Z">
        <w:r w:rsidR="00DA0195">
          <w:rPr>
            <w:rFonts w:asciiTheme="majorHAnsi" w:hAnsiTheme="majorHAnsi" w:cstheme="majorHAnsi"/>
          </w:rPr>
          <w:t>são</w:t>
        </w:r>
      </w:ins>
      <w:del w:id="69" w:author="João  Carvalho" w:date="2023-10-30T14:52:00Z">
        <w:r w:rsidRPr="00CC7F72" w:rsidDel="00DA0195">
          <w:rPr>
            <w:rFonts w:asciiTheme="majorHAnsi" w:hAnsiTheme="majorHAnsi" w:cstheme="majorHAnsi"/>
          </w:rPr>
          <w:delText>dir o</w:delText>
        </w:r>
      </w:del>
      <w:r w:rsidRPr="00CC7F72">
        <w:rPr>
          <w:rFonts w:asciiTheme="majorHAnsi" w:hAnsiTheme="majorHAnsi" w:cstheme="majorHAnsi"/>
        </w:rPr>
        <w:t xml:space="preserve"> pulm</w:t>
      </w:r>
      <w:del w:id="70" w:author="João  Carvalho" w:date="2023-10-30T14:53:00Z">
        <w:r w:rsidRPr="00CC7F72" w:rsidDel="00DA0195">
          <w:rPr>
            <w:rFonts w:asciiTheme="majorHAnsi" w:hAnsiTheme="majorHAnsi" w:cstheme="majorHAnsi"/>
          </w:rPr>
          <w:delText>ão</w:delText>
        </w:r>
      </w:del>
      <w:ins w:id="71" w:author="João  Carvalho" w:date="2023-10-30T14:53:00Z">
        <w:r w:rsidR="00DA0195">
          <w:rPr>
            <w:rFonts w:asciiTheme="majorHAnsi" w:hAnsiTheme="majorHAnsi" w:cstheme="majorHAnsi"/>
          </w:rPr>
          <w:t>ar</w:t>
        </w:r>
      </w:ins>
      <w:r w:rsidRPr="00CC7F72">
        <w:rPr>
          <w:rFonts w:asciiTheme="majorHAnsi" w:hAnsiTheme="majorHAnsi" w:cstheme="majorHAnsi"/>
        </w:rPr>
        <w:t>, a fração restante</w:t>
      </w:r>
      <w:r w:rsidR="00156F27">
        <w:rPr>
          <w:rFonts w:asciiTheme="majorHAnsi" w:hAnsiTheme="majorHAnsi" w:cstheme="majorHAnsi"/>
        </w:rPr>
        <w:t xml:space="preserve"> corresponde à</w:t>
      </w:r>
      <w:r w:rsidRPr="00CC7F72">
        <w:rPr>
          <w:rFonts w:asciiTheme="majorHAnsi" w:hAnsiTheme="majorHAnsi" w:cstheme="majorHAnsi"/>
        </w:rPr>
        <w:t xml:space="preserve"> Pressão pleural (Ppl), que é gasta para expandir a parede torácica com um volume equivalente. Como a medição direta da Pressão pleural (Ppl) não é possível na prática clínica, </w:t>
      </w:r>
      <w:r w:rsidRPr="007B079D">
        <w:rPr>
          <w:rFonts w:asciiTheme="majorHAnsi" w:hAnsiTheme="majorHAnsi" w:cstheme="majorHAnsi"/>
        </w:rPr>
        <w:t>recorre-se ao uso d</w:t>
      </w:r>
      <w:r w:rsidRPr="00CC7F72">
        <w:rPr>
          <w:rFonts w:asciiTheme="majorHAnsi" w:hAnsiTheme="majorHAnsi" w:cstheme="majorHAnsi"/>
        </w:rPr>
        <w:t>a Pressão esofágica (Pes)</w:t>
      </w:r>
      <w:r w:rsidR="00DE58BD" w:rsidRPr="007B079D">
        <w:rPr>
          <w:rFonts w:asciiTheme="majorHAnsi" w:hAnsiTheme="majorHAnsi" w:cstheme="majorHAnsi"/>
        </w:rPr>
        <w:t xml:space="preserve">, uma vez que a variação da pressão intra-esofágica reflete a variação da pressão intrapleural. </w:t>
      </w:r>
      <w:r w:rsidRPr="007B079D">
        <w:rPr>
          <w:rFonts w:asciiTheme="majorHAnsi" w:eastAsia="Arial" w:hAnsiTheme="majorHAnsi" w:cstheme="majorHAnsi"/>
          <w:color w:val="000000"/>
          <w:kern w:val="0"/>
          <w:lang w:eastAsia="pt-PT"/>
          <w14:ligatures w14:val="none"/>
        </w:rPr>
        <w:t xml:space="preserve"> </w:t>
      </w:r>
      <w:r w:rsidRPr="007B079D">
        <w:rPr>
          <w:rFonts w:asciiTheme="majorHAnsi" w:hAnsiTheme="majorHAnsi" w:cstheme="majorHAnsi"/>
        </w:rPr>
        <w:t>Desde</w:t>
      </w:r>
      <w:r w:rsidRPr="00CC7F72">
        <w:rPr>
          <w:rFonts w:asciiTheme="majorHAnsi" w:hAnsiTheme="majorHAnsi" w:cstheme="majorHAnsi"/>
        </w:rPr>
        <w:t xml:space="preserve"> 1950, que a pressão esofágica medida por meio de balões adequados foi proposta para estimar a pressão pleural, uma vez que é uma alternativa menos invasiva para o cálculo das propriedades elásticas e resistivas do sistema respiratório. </w:t>
      </w:r>
    </w:p>
    <w:p w14:paraId="44CBD682" w14:textId="38813031" w:rsidR="00672CA6" w:rsidRDefault="00672CA6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Assim, a monitorização</w:t>
      </w:r>
      <w:r w:rsidRPr="00B02234">
        <w:rPr>
          <w:rFonts w:asciiTheme="majorHAnsi" w:hAnsiTheme="majorHAnsi" w:cstheme="majorHAnsi"/>
        </w:rPr>
        <w:t xml:space="preserve"> da pressão esofágica permite a diferenciação entre parede torácica, pulmão,</w:t>
      </w:r>
      <w:r>
        <w:rPr>
          <w:rFonts w:asciiTheme="majorHAnsi" w:hAnsiTheme="majorHAnsi" w:cstheme="majorHAnsi"/>
        </w:rPr>
        <w:t xml:space="preserve"> </w:t>
      </w:r>
      <w:r w:rsidRPr="00B02234">
        <w:rPr>
          <w:rFonts w:asciiTheme="majorHAnsi" w:hAnsiTheme="majorHAnsi" w:cstheme="majorHAnsi"/>
        </w:rPr>
        <w:t>e mecânica do sistema respiratório, e há interesse contínuo em usar valores de Pes para</w:t>
      </w:r>
      <w:r>
        <w:rPr>
          <w:rFonts w:asciiTheme="majorHAnsi" w:hAnsiTheme="majorHAnsi" w:cstheme="majorHAnsi"/>
        </w:rPr>
        <w:t xml:space="preserve"> a t</w:t>
      </w:r>
      <w:r w:rsidRPr="00B02234">
        <w:rPr>
          <w:rFonts w:asciiTheme="majorHAnsi" w:hAnsiTheme="majorHAnsi" w:cstheme="majorHAnsi"/>
        </w:rPr>
        <w:t>itulação da PEEP, monitor</w:t>
      </w:r>
      <w:r>
        <w:rPr>
          <w:rFonts w:asciiTheme="majorHAnsi" w:hAnsiTheme="majorHAnsi" w:cstheme="majorHAnsi"/>
        </w:rPr>
        <w:t>ização</w:t>
      </w:r>
      <w:r w:rsidRPr="00B02234">
        <w:rPr>
          <w:rFonts w:asciiTheme="majorHAnsi" w:hAnsiTheme="majorHAnsi" w:cstheme="majorHAnsi"/>
        </w:rPr>
        <w:t xml:space="preserve"> do</w:t>
      </w:r>
      <w:r>
        <w:rPr>
          <w:rFonts w:asciiTheme="majorHAnsi" w:hAnsiTheme="majorHAnsi" w:cstheme="majorHAnsi"/>
        </w:rPr>
        <w:t xml:space="preserve"> stress no</w:t>
      </w:r>
      <w:r w:rsidRPr="00B02234">
        <w:rPr>
          <w:rFonts w:asciiTheme="majorHAnsi" w:hAnsiTheme="majorHAnsi" w:cstheme="majorHAnsi"/>
        </w:rPr>
        <w:t xml:space="preserve"> parênquima pulmonar, limitação do pico</w:t>
      </w:r>
      <w:r>
        <w:rPr>
          <w:rFonts w:asciiTheme="majorHAnsi" w:hAnsiTheme="majorHAnsi" w:cstheme="majorHAnsi"/>
        </w:rPr>
        <w:t xml:space="preserve"> no final da inspiração das </w:t>
      </w:r>
      <w:r w:rsidRPr="00B02234">
        <w:rPr>
          <w:rFonts w:asciiTheme="majorHAnsi" w:hAnsiTheme="majorHAnsi" w:cstheme="majorHAnsi"/>
        </w:rPr>
        <w:t>pressões transpulmonares e monitor</w:t>
      </w:r>
      <w:r>
        <w:rPr>
          <w:rFonts w:asciiTheme="majorHAnsi" w:hAnsiTheme="majorHAnsi" w:cstheme="majorHAnsi"/>
        </w:rPr>
        <w:t>izar</w:t>
      </w:r>
      <w:r w:rsidRPr="00B02234">
        <w:rPr>
          <w:rFonts w:asciiTheme="majorHAnsi" w:hAnsiTheme="majorHAnsi" w:cstheme="majorHAnsi"/>
        </w:rPr>
        <w:t xml:space="preserve"> a sincronia do ventilador</w:t>
      </w:r>
      <w:r>
        <w:rPr>
          <w:rFonts w:asciiTheme="majorHAnsi" w:hAnsiTheme="majorHAnsi" w:cstheme="majorHAnsi"/>
        </w:rPr>
        <w:t>.</w:t>
      </w:r>
    </w:p>
    <w:p w14:paraId="0A7BA8B6" w14:textId="73E03F73" w:rsidR="00CC7F72" w:rsidRDefault="00647723" w:rsidP="00B478FC">
      <w:pPr>
        <w:ind w:left="360" w:firstLine="348"/>
        <w:jc w:val="both"/>
        <w:rPr>
          <w:rFonts w:asciiTheme="majorHAnsi" w:hAnsiTheme="majorHAnsi" w:cstheme="majorHAnsi"/>
          <w:b/>
          <w:bCs/>
        </w:rPr>
      </w:pPr>
      <w:r w:rsidRPr="00B478FC">
        <w:rPr>
          <w:rFonts w:asciiTheme="majorHAnsi" w:hAnsiTheme="majorHAnsi" w:cstheme="majorHAnsi"/>
        </w:rPr>
        <w:t>Após a medição d</w:t>
      </w:r>
      <w:r w:rsidR="00CC7F72" w:rsidRPr="00B478FC">
        <w:rPr>
          <w:rFonts w:asciiTheme="majorHAnsi" w:hAnsiTheme="majorHAnsi" w:cstheme="majorHAnsi"/>
        </w:rPr>
        <w:t>a pressão esofágica</w:t>
      </w:r>
      <w:r w:rsidR="00B478FC" w:rsidRPr="00B478FC">
        <w:rPr>
          <w:rFonts w:asciiTheme="majorHAnsi" w:hAnsiTheme="majorHAnsi" w:cstheme="majorHAnsi"/>
        </w:rPr>
        <w:t xml:space="preserve"> e da pressão das vias aér</w:t>
      </w:r>
      <w:r w:rsidR="00B478FC">
        <w:rPr>
          <w:rFonts w:asciiTheme="majorHAnsi" w:hAnsiTheme="majorHAnsi" w:cstheme="majorHAnsi"/>
        </w:rPr>
        <w:t>e</w:t>
      </w:r>
      <w:r w:rsidR="00B478FC" w:rsidRPr="00B478FC">
        <w:rPr>
          <w:rFonts w:asciiTheme="majorHAnsi" w:hAnsiTheme="majorHAnsi" w:cstheme="majorHAnsi"/>
        </w:rPr>
        <w:t>as</w:t>
      </w:r>
      <w:r w:rsidR="00CC7F72" w:rsidRPr="00B478FC">
        <w:rPr>
          <w:rFonts w:asciiTheme="majorHAnsi" w:hAnsiTheme="majorHAnsi" w:cstheme="majorHAnsi"/>
        </w:rPr>
        <w:t xml:space="preserve">, pode calcular-se a pressão </w:t>
      </w:r>
      <w:r w:rsidR="00DA6AA4">
        <w:rPr>
          <w:rFonts w:asciiTheme="majorHAnsi" w:hAnsiTheme="majorHAnsi" w:cstheme="majorHAnsi"/>
        </w:rPr>
        <w:t>transpulmonar -</w:t>
      </w:r>
      <w:r w:rsidR="00B478FC">
        <w:rPr>
          <w:rFonts w:asciiTheme="majorHAnsi" w:hAnsiTheme="majorHAnsi" w:cstheme="majorHAnsi"/>
        </w:rPr>
        <w:t xml:space="preserve"> </w:t>
      </w:r>
      <w:r w:rsidR="00B478FC" w:rsidRPr="00B478FC">
        <w:rPr>
          <w:rFonts w:asciiTheme="majorHAnsi" w:hAnsiTheme="majorHAnsi" w:cstheme="majorHAnsi"/>
          <w:b/>
          <w:bCs/>
        </w:rPr>
        <w:t>P</w:t>
      </w:r>
      <w:r w:rsidR="00CC7F72" w:rsidRPr="00B478FC">
        <w:rPr>
          <w:rFonts w:asciiTheme="majorHAnsi" w:hAnsiTheme="majorHAnsi" w:cstheme="majorHAnsi"/>
          <w:b/>
          <w:bCs/>
        </w:rPr>
        <w:t>trans</w:t>
      </w:r>
      <w:r w:rsidR="00B478FC">
        <w:rPr>
          <w:rFonts w:asciiTheme="majorHAnsi" w:hAnsiTheme="majorHAnsi" w:cstheme="majorHAnsi"/>
          <w:b/>
          <w:bCs/>
        </w:rPr>
        <w:t xml:space="preserve"> (PL)</w:t>
      </w:r>
      <w:r w:rsidR="00CC7F72" w:rsidRPr="00B478FC">
        <w:rPr>
          <w:rFonts w:asciiTheme="majorHAnsi" w:hAnsiTheme="majorHAnsi" w:cstheme="majorHAnsi"/>
          <w:b/>
          <w:bCs/>
        </w:rPr>
        <w:t xml:space="preserve"> = Paw </w:t>
      </w:r>
      <w:r w:rsidR="00672CA6">
        <w:rPr>
          <w:rFonts w:asciiTheme="majorHAnsi" w:hAnsiTheme="majorHAnsi" w:cstheme="majorHAnsi"/>
          <w:b/>
          <w:bCs/>
        </w:rPr>
        <w:t>–</w:t>
      </w:r>
      <w:r w:rsidR="00CC7F72" w:rsidRPr="00B478FC">
        <w:rPr>
          <w:rFonts w:asciiTheme="majorHAnsi" w:hAnsiTheme="majorHAnsi" w:cstheme="majorHAnsi"/>
          <w:b/>
          <w:bCs/>
        </w:rPr>
        <w:t xml:space="preserve"> Pes</w:t>
      </w:r>
      <w:r w:rsidR="00672CA6">
        <w:rPr>
          <w:rFonts w:asciiTheme="majorHAnsi" w:hAnsiTheme="majorHAnsi" w:cstheme="majorHAnsi"/>
          <w:b/>
          <w:bCs/>
        </w:rPr>
        <w:t>.</w:t>
      </w:r>
    </w:p>
    <w:p w14:paraId="723B9C18" w14:textId="77777777" w:rsidR="00672CA6" w:rsidRDefault="00672CA6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945614">
        <w:rPr>
          <w:rFonts w:asciiTheme="majorHAnsi" w:hAnsiTheme="majorHAnsi" w:cstheme="majorHAnsi"/>
        </w:rPr>
        <w:t>O</w:t>
      </w:r>
      <w:r>
        <w:rPr>
          <w:rFonts w:asciiTheme="majorHAnsi" w:hAnsiTheme="majorHAnsi" w:cstheme="majorHAnsi"/>
        </w:rPr>
        <w:t>s estudos</w:t>
      </w:r>
      <w:r w:rsidRPr="00945614">
        <w:rPr>
          <w:rFonts w:asciiTheme="majorHAnsi" w:hAnsiTheme="majorHAnsi" w:cstheme="majorHAnsi"/>
        </w:rPr>
        <w:t xml:space="preserve"> EPVent e o EPvent2 investigaram o uso da manometria esofágica para titulação da PEEP. Embora os resultados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 xml:space="preserve">do estudo </w:t>
      </w:r>
      <w:proofErr w:type="spellStart"/>
      <w:r w:rsidRPr="00945614">
        <w:rPr>
          <w:rFonts w:asciiTheme="majorHAnsi" w:hAnsiTheme="majorHAnsi" w:cstheme="majorHAnsi"/>
        </w:rPr>
        <w:t>EPvent</w:t>
      </w:r>
      <w:proofErr w:type="spellEnd"/>
      <w:r w:rsidRPr="00945614">
        <w:rPr>
          <w:rFonts w:asciiTheme="majorHAnsi" w:hAnsiTheme="majorHAnsi" w:cstheme="majorHAnsi"/>
        </w:rPr>
        <w:t xml:space="preserve"> suger</w:t>
      </w:r>
      <w:r>
        <w:rPr>
          <w:rFonts w:asciiTheme="majorHAnsi" w:hAnsiTheme="majorHAnsi" w:cstheme="majorHAnsi"/>
        </w:rPr>
        <w:t>iram</w:t>
      </w:r>
      <w:r w:rsidRPr="00945614">
        <w:rPr>
          <w:rFonts w:asciiTheme="majorHAnsi" w:hAnsiTheme="majorHAnsi" w:cstheme="majorHAnsi"/>
        </w:rPr>
        <w:t xml:space="preserve"> um possível benefício de uma estratégia usando uma configuração de PEEP baseada</w:t>
      </w:r>
      <w:r>
        <w:rPr>
          <w:rFonts w:asciiTheme="majorHAnsi" w:hAnsiTheme="majorHAnsi" w:cstheme="majorHAnsi"/>
        </w:rPr>
        <w:t xml:space="preserve">s </w:t>
      </w:r>
      <w:r w:rsidRPr="00945614">
        <w:rPr>
          <w:rFonts w:asciiTheme="majorHAnsi" w:hAnsiTheme="majorHAnsi" w:cstheme="majorHAnsi"/>
        </w:rPr>
        <w:t>nas pressões transpulmonares expiratórias, o estudo EPvent2 não mostrou um benefício claro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em comparação com uma estratégia de alta PEEP</w:t>
      </w:r>
      <w:r>
        <w:rPr>
          <w:rFonts w:asciiTheme="majorHAnsi" w:hAnsiTheme="majorHAnsi" w:cstheme="majorHAnsi"/>
        </w:rPr>
        <w:t xml:space="preserve">. </w:t>
      </w:r>
    </w:p>
    <w:p w14:paraId="2AA03FD1" w14:textId="77777777" w:rsidR="00672CA6" w:rsidRPr="00945614" w:rsidRDefault="00672CA6" w:rsidP="00672CA6">
      <w:pPr>
        <w:ind w:left="360" w:firstLine="348"/>
        <w:jc w:val="both"/>
        <w:rPr>
          <w:rFonts w:asciiTheme="majorHAnsi" w:hAnsiTheme="majorHAnsi" w:cstheme="majorHAnsi"/>
          <w:b/>
          <w:bCs/>
        </w:rPr>
      </w:pPr>
      <w:r w:rsidRPr="00945614">
        <w:rPr>
          <w:rFonts w:asciiTheme="majorHAnsi" w:hAnsiTheme="majorHAnsi" w:cstheme="majorHAnsi"/>
        </w:rPr>
        <w:t xml:space="preserve">Uma análise mais aprofundada dos dados do EPvent2 sugeriu um </w:t>
      </w:r>
      <w:r w:rsidRPr="00945614">
        <w:rPr>
          <w:rFonts w:asciiTheme="majorHAnsi" w:hAnsiTheme="majorHAnsi" w:cstheme="majorHAnsi"/>
          <w:b/>
          <w:bCs/>
        </w:rPr>
        <w:t>benefício quando a pressão transpulmonar expiratória final foi mantida numa faixa fisiológica estreita de</w:t>
      </w:r>
      <w:r>
        <w:rPr>
          <w:rFonts w:asciiTheme="majorHAnsi" w:hAnsiTheme="majorHAnsi" w:cstheme="majorHAnsi"/>
          <w:b/>
          <w:bCs/>
        </w:rPr>
        <w:t xml:space="preserve"> </w:t>
      </w:r>
      <w:r w:rsidRPr="00945614">
        <w:rPr>
          <w:rFonts w:asciiTheme="majorHAnsi" w:hAnsiTheme="majorHAnsi" w:cstheme="majorHAnsi"/>
          <w:b/>
          <w:bCs/>
        </w:rPr>
        <w:t>- 2 a + 2 cm H2O</w:t>
      </w:r>
      <w:r>
        <w:rPr>
          <w:rFonts w:asciiTheme="majorHAnsi" w:hAnsiTheme="majorHAnsi" w:cstheme="majorHAnsi"/>
          <w:b/>
          <w:bCs/>
        </w:rPr>
        <w:t xml:space="preserve"> </w:t>
      </w:r>
      <w:r w:rsidRPr="00945614">
        <w:rPr>
          <w:rFonts w:asciiTheme="majorHAnsi" w:hAnsiTheme="majorHAnsi" w:cstheme="majorHAnsi"/>
          <w:b/>
          <w:bCs/>
        </w:rPr>
        <w:t>com ajuste de PEEP</w:t>
      </w:r>
      <w:r w:rsidRPr="00945614">
        <w:rPr>
          <w:rFonts w:asciiTheme="majorHAnsi" w:hAnsiTheme="majorHAnsi" w:cstheme="majorHAnsi"/>
        </w:rPr>
        <w:t>. Com base nos resultados dessa anális</w:t>
      </w:r>
      <w:r>
        <w:rPr>
          <w:rFonts w:asciiTheme="majorHAnsi" w:hAnsiTheme="majorHAnsi" w:cstheme="majorHAnsi"/>
        </w:rPr>
        <w:t>e</w:t>
      </w:r>
      <w:r w:rsidRPr="00945614">
        <w:rPr>
          <w:rFonts w:asciiTheme="majorHAnsi" w:hAnsiTheme="majorHAnsi" w:cstheme="majorHAnsi"/>
          <w:b/>
          <w:bCs/>
        </w:rPr>
        <w:t xml:space="preserve">, foi sugerida a titulação de PEEP para obter pressão transpulmonar expiratória </w:t>
      </w:r>
      <w:r>
        <w:rPr>
          <w:rFonts w:asciiTheme="majorHAnsi" w:hAnsiTheme="majorHAnsi" w:cstheme="majorHAnsi"/>
          <w:b/>
          <w:bCs/>
        </w:rPr>
        <w:t>entre 0 a +5 cm H20.</w:t>
      </w:r>
    </w:p>
    <w:p w14:paraId="60BD01BA" w14:textId="77777777" w:rsidR="00672CA6" w:rsidRDefault="00672CA6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945614">
        <w:rPr>
          <w:rFonts w:asciiTheme="majorHAnsi" w:hAnsiTheme="majorHAnsi" w:cstheme="majorHAnsi"/>
        </w:rPr>
        <w:t>Fortes evidências de ensaios clínicos e experimentais sobre ventilação mecânica sugerem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que o uso de níveis mais altos de PEEP poderia ser benéfico apenas se o aumento da PEEP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est</w:t>
      </w:r>
      <w:r>
        <w:rPr>
          <w:rFonts w:asciiTheme="majorHAnsi" w:hAnsiTheme="majorHAnsi" w:cstheme="majorHAnsi"/>
        </w:rPr>
        <w:t xml:space="preserve">iver </w:t>
      </w:r>
      <w:r w:rsidRPr="00945614">
        <w:rPr>
          <w:rFonts w:asciiTheme="majorHAnsi" w:hAnsiTheme="majorHAnsi" w:cstheme="majorHAnsi"/>
        </w:rPr>
        <w:t xml:space="preserve">associado </w:t>
      </w:r>
      <w:r>
        <w:rPr>
          <w:rFonts w:asciiTheme="majorHAnsi" w:hAnsiTheme="majorHAnsi" w:cstheme="majorHAnsi"/>
        </w:rPr>
        <w:t>a uma melhor compliance</w:t>
      </w:r>
      <w:r w:rsidRPr="00945614">
        <w:rPr>
          <w:rFonts w:asciiTheme="majorHAnsi" w:hAnsiTheme="majorHAnsi" w:cstheme="majorHAnsi"/>
        </w:rPr>
        <w:t xml:space="preserve"> do sistema respiratório, razoável </w:t>
      </w:r>
      <w:r>
        <w:rPr>
          <w:rFonts w:asciiTheme="majorHAnsi" w:hAnsiTheme="majorHAnsi" w:cstheme="majorHAnsi"/>
        </w:rPr>
        <w:t xml:space="preserve">eliminação de </w:t>
      </w:r>
      <w:r w:rsidRPr="00945614">
        <w:rPr>
          <w:rFonts w:asciiTheme="majorHAnsi" w:hAnsiTheme="majorHAnsi" w:cstheme="majorHAnsi"/>
        </w:rPr>
        <w:t xml:space="preserve">CO2 e </w:t>
      </w:r>
      <w:r>
        <w:rPr>
          <w:rFonts w:asciiTheme="majorHAnsi" w:hAnsiTheme="majorHAnsi" w:cstheme="majorHAnsi"/>
        </w:rPr>
        <w:t>estabilidade hemodinâmica</w:t>
      </w:r>
      <w:r w:rsidRPr="00945614">
        <w:rPr>
          <w:rFonts w:asciiTheme="majorHAnsi" w:hAnsiTheme="majorHAnsi" w:cstheme="majorHAnsi"/>
        </w:rPr>
        <w:t xml:space="preserve">. </w:t>
      </w:r>
    </w:p>
    <w:p w14:paraId="04826D99" w14:textId="77777777" w:rsidR="00672CA6" w:rsidRPr="00B478FC" w:rsidRDefault="00672CA6" w:rsidP="00B478FC">
      <w:pPr>
        <w:ind w:left="360" w:firstLine="348"/>
        <w:jc w:val="both"/>
        <w:rPr>
          <w:rFonts w:asciiTheme="majorHAnsi" w:hAnsiTheme="majorHAnsi" w:cstheme="majorHAnsi"/>
          <w:b/>
          <w:bCs/>
        </w:rPr>
      </w:pPr>
    </w:p>
    <w:p w14:paraId="3971292E" w14:textId="62ED9F4E" w:rsidR="00D92281" w:rsidRPr="00672CA6" w:rsidRDefault="00903899" w:rsidP="00903899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672CA6">
        <w:rPr>
          <w:rFonts w:asciiTheme="majorHAnsi" w:hAnsiTheme="majorHAnsi" w:cstheme="majorHAnsi"/>
          <w:b/>
          <w:bCs/>
        </w:rPr>
        <w:t xml:space="preserve">Indicação e timing </w:t>
      </w:r>
    </w:p>
    <w:p w14:paraId="04F52228" w14:textId="21376D03" w:rsidR="00DE58BD" w:rsidRPr="007B079D" w:rsidRDefault="00DE58BD" w:rsidP="00B32780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A indicação e o timing para o uso da 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 </w:t>
      </w:r>
      <w:r w:rsidRPr="007B079D">
        <w:rPr>
          <w:rFonts w:asciiTheme="majorHAnsi" w:hAnsiTheme="majorHAnsi" w:cstheme="majorHAnsi"/>
        </w:rPr>
        <w:t xml:space="preserve">para </w:t>
      </w:r>
      <w:r w:rsidR="00B32780">
        <w:rPr>
          <w:rFonts w:asciiTheme="majorHAnsi" w:hAnsiTheme="majorHAnsi" w:cstheme="majorHAnsi"/>
        </w:rPr>
        <w:t xml:space="preserve">monitorização </w:t>
      </w:r>
      <w:r w:rsidRPr="007B079D">
        <w:rPr>
          <w:rFonts w:asciiTheme="majorHAnsi" w:hAnsiTheme="majorHAnsi" w:cstheme="majorHAnsi"/>
        </w:rPr>
        <w:t>o da pressão esofágica são da responsabilidade do médico sénior, devendo em caso de dúvida ter a concordância do Diretor de Serviço ou seu substituto.</w:t>
      </w:r>
    </w:p>
    <w:p w14:paraId="2C4BBB64" w14:textId="645270CC" w:rsidR="00306164" w:rsidRPr="007B079D" w:rsidRDefault="00306164" w:rsidP="00340B3D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 sonda Nutrivent™ está indicada para medir/monitorizar a pressão esofágica, para a administração de fluidos nutricionais e para a drenagem gástrica. A Nutrivent™ destina-se a ser utilizada em pacientes adultos submetidos quer a ventilação não invasiva, quer a ventilação mecânica invasiva. </w:t>
      </w:r>
    </w:p>
    <w:p w14:paraId="75B9DA86" w14:textId="6A5222DB" w:rsidR="00E03A9B" w:rsidRPr="008B26DC" w:rsidRDefault="004C27C3" w:rsidP="00340B3D">
      <w:pPr>
        <w:ind w:left="360" w:firstLine="348"/>
        <w:jc w:val="both"/>
        <w:rPr>
          <w:rFonts w:asciiTheme="majorHAnsi" w:hAnsiTheme="majorHAnsi" w:cstheme="majorHAnsi"/>
          <w:u w:val="single"/>
        </w:rPr>
      </w:pPr>
      <w:r w:rsidRPr="007B079D">
        <w:rPr>
          <w:rFonts w:asciiTheme="majorHAnsi" w:hAnsiTheme="majorHAnsi" w:cstheme="majorHAnsi"/>
        </w:rPr>
        <w:t>Segundo o manual de utilização</w:t>
      </w:r>
      <w:r w:rsidR="00306164" w:rsidRPr="007B079D">
        <w:rPr>
          <w:rFonts w:asciiTheme="majorHAnsi" w:hAnsiTheme="majorHAnsi" w:cstheme="majorHAnsi"/>
        </w:rPr>
        <w:t xml:space="preserve"> da Sonda Nasogástrica Polifuncional Nutrivent</w:t>
      </w:r>
      <w:r w:rsidR="00306164" w:rsidRPr="007B079D">
        <w:rPr>
          <w:rFonts w:asciiTheme="majorHAnsi" w:hAnsiTheme="majorHAnsi" w:cstheme="majorHAnsi"/>
          <w:vertAlign w:val="superscript"/>
        </w:rPr>
        <w:t xml:space="preserve"> TM</w:t>
      </w:r>
      <w:r w:rsidR="00306164" w:rsidRPr="007B079D">
        <w:rPr>
          <w:rFonts w:asciiTheme="majorHAnsi" w:hAnsiTheme="majorHAnsi" w:cstheme="majorHAnsi"/>
        </w:rPr>
        <w:t xml:space="preserve">, </w:t>
      </w:r>
      <w:r w:rsidR="00306164" w:rsidRPr="007B079D">
        <w:rPr>
          <w:rFonts w:asciiTheme="majorHAnsi" w:hAnsiTheme="majorHAnsi" w:cstheme="majorHAnsi"/>
          <w:u w:val="single"/>
        </w:rPr>
        <w:t xml:space="preserve">a medição da pressão esofágica está indicada: </w:t>
      </w:r>
    </w:p>
    <w:p w14:paraId="3720D128" w14:textId="0AA693A2" w:rsidR="008B26DC" w:rsidRPr="008B26DC" w:rsidRDefault="008B26DC" w:rsidP="004E5157">
      <w:pPr>
        <w:spacing w:after="0"/>
        <w:ind w:left="360"/>
        <w:jc w:val="both"/>
        <w:rPr>
          <w:rFonts w:asciiTheme="majorHAnsi" w:hAnsiTheme="majorHAnsi" w:cstheme="majorHAnsi"/>
        </w:rPr>
      </w:pPr>
      <w:r w:rsidRPr="008B26DC">
        <w:rPr>
          <w:rFonts w:asciiTheme="majorHAnsi" w:hAnsiTheme="majorHAnsi" w:cstheme="majorHAnsi"/>
        </w:rPr>
        <w:t xml:space="preserve">1) </w:t>
      </w:r>
      <w:r w:rsidRPr="008B26DC">
        <w:rPr>
          <w:rFonts w:asciiTheme="majorHAnsi" w:hAnsiTheme="majorHAnsi" w:cstheme="majorHAnsi"/>
          <w:u w:val="single"/>
        </w:rPr>
        <w:t>durante a ventilação mecânica em pacientes com insuficiência respiratória aguda (por exemplo, edema pulmonar cardiogénico e não cardiogénico), para evitar os danos induzidos pelo ventilador (VILI)</w:t>
      </w:r>
      <w:r w:rsidRPr="007B079D">
        <w:rPr>
          <w:rFonts w:asciiTheme="majorHAnsi" w:hAnsiTheme="majorHAnsi" w:cstheme="majorHAnsi"/>
          <w:u w:val="single"/>
        </w:rPr>
        <w:t>;</w:t>
      </w:r>
    </w:p>
    <w:p w14:paraId="0104B75D" w14:textId="7A44F60E" w:rsidR="008B26DC" w:rsidRPr="007B079D" w:rsidRDefault="008B26DC" w:rsidP="004E5157">
      <w:pPr>
        <w:spacing w:after="0"/>
        <w:ind w:left="360"/>
        <w:jc w:val="both"/>
        <w:rPr>
          <w:rFonts w:asciiTheme="majorHAnsi" w:hAnsiTheme="majorHAnsi" w:cstheme="majorHAnsi"/>
          <w:u w:val="single"/>
        </w:rPr>
      </w:pPr>
      <w:r w:rsidRPr="008B26DC">
        <w:rPr>
          <w:rFonts w:asciiTheme="majorHAnsi" w:hAnsiTheme="majorHAnsi" w:cstheme="majorHAnsi"/>
        </w:rPr>
        <w:t xml:space="preserve">2) </w:t>
      </w:r>
      <w:r w:rsidRPr="008B26DC">
        <w:rPr>
          <w:rFonts w:asciiTheme="majorHAnsi" w:hAnsiTheme="majorHAnsi" w:cstheme="majorHAnsi"/>
          <w:u w:val="single"/>
        </w:rPr>
        <w:t>durante a ventilação não invasiva, para avaliar o esforço respiratório do doente e a sua capacidade de tolerar a própria ventilação não invasiva</w:t>
      </w:r>
      <w:r w:rsidRPr="007B079D">
        <w:rPr>
          <w:rFonts w:asciiTheme="majorHAnsi" w:hAnsiTheme="majorHAnsi" w:cstheme="majorHAnsi"/>
          <w:u w:val="single"/>
        </w:rPr>
        <w:t xml:space="preserve">. </w:t>
      </w:r>
    </w:p>
    <w:p w14:paraId="320E6254" w14:textId="77777777" w:rsidR="00306164" w:rsidRPr="007B079D" w:rsidRDefault="00306164" w:rsidP="004E5157">
      <w:pPr>
        <w:spacing w:after="0"/>
        <w:ind w:left="360"/>
        <w:jc w:val="both"/>
        <w:rPr>
          <w:rFonts w:asciiTheme="majorHAnsi" w:hAnsiTheme="majorHAnsi" w:cstheme="majorHAnsi"/>
          <w:u w:val="single"/>
        </w:rPr>
      </w:pPr>
    </w:p>
    <w:p w14:paraId="1C13D4A6" w14:textId="315144EA" w:rsidR="00B708BE" w:rsidRPr="007B079D" w:rsidRDefault="00306164" w:rsidP="00340B3D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Na literatura atual não existem de momento indicações formais para a monitorização da pressão esofágica</w:t>
      </w:r>
      <w:r w:rsidR="0051028E" w:rsidRPr="007B079D">
        <w:rPr>
          <w:rFonts w:asciiTheme="majorHAnsi" w:hAnsiTheme="majorHAnsi" w:cstheme="majorHAnsi"/>
        </w:rPr>
        <w:t>. Assim,</w:t>
      </w:r>
      <w:r w:rsidRPr="007B079D">
        <w:rPr>
          <w:rFonts w:asciiTheme="majorHAnsi" w:hAnsiTheme="majorHAnsi" w:cstheme="majorHAnsi"/>
        </w:rPr>
        <w:t xml:space="preserve"> o seu uso </w:t>
      </w:r>
      <w:r w:rsidR="0051028E" w:rsidRPr="007B079D">
        <w:rPr>
          <w:rFonts w:asciiTheme="majorHAnsi" w:hAnsiTheme="majorHAnsi" w:cstheme="majorHAnsi"/>
        </w:rPr>
        <w:t xml:space="preserve">é </w:t>
      </w:r>
      <w:r w:rsidRPr="007B079D">
        <w:rPr>
          <w:rFonts w:asciiTheme="majorHAnsi" w:hAnsiTheme="majorHAnsi" w:cstheme="majorHAnsi"/>
        </w:rPr>
        <w:t>baseado nos estudos randomizados existentes</w:t>
      </w:r>
      <w:r w:rsidR="0051028E" w:rsidRPr="007B079D">
        <w:rPr>
          <w:rFonts w:asciiTheme="majorHAnsi" w:hAnsiTheme="majorHAnsi" w:cstheme="majorHAnsi"/>
        </w:rPr>
        <w:t xml:space="preserve">, que demonstram a sua utilização principal em pacientes com </w:t>
      </w:r>
      <w:r w:rsidR="0051028E" w:rsidRPr="00BF6A03">
        <w:rPr>
          <w:rFonts w:asciiTheme="majorHAnsi" w:hAnsiTheme="majorHAnsi" w:cstheme="majorHAnsi"/>
          <w:b/>
          <w:bCs/>
        </w:rPr>
        <w:t>ARDS</w:t>
      </w:r>
      <w:r w:rsidRPr="00BF6A03">
        <w:rPr>
          <w:rFonts w:asciiTheme="majorHAnsi" w:hAnsiTheme="majorHAnsi" w:cstheme="majorHAnsi"/>
          <w:b/>
          <w:bCs/>
        </w:rPr>
        <w:t>.</w:t>
      </w:r>
      <w:r w:rsidRPr="007B079D">
        <w:rPr>
          <w:rFonts w:asciiTheme="majorHAnsi" w:hAnsiTheme="majorHAnsi" w:cstheme="majorHAnsi"/>
        </w:rPr>
        <w:t xml:space="preserve"> Os principais estudos</w:t>
      </w:r>
      <w:r w:rsidR="00205301" w:rsidRPr="007B079D">
        <w:rPr>
          <w:rFonts w:asciiTheme="majorHAnsi" w:hAnsiTheme="majorHAnsi" w:cstheme="majorHAnsi"/>
        </w:rPr>
        <w:t xml:space="preserve"> randomizados </w:t>
      </w:r>
      <w:r w:rsidR="00475238" w:rsidRPr="007B079D">
        <w:rPr>
          <w:rFonts w:asciiTheme="majorHAnsi" w:hAnsiTheme="majorHAnsi" w:cstheme="majorHAnsi"/>
        </w:rPr>
        <w:t xml:space="preserve">foram realizados por </w:t>
      </w:r>
      <w:proofErr w:type="spellStart"/>
      <w:r w:rsidR="00475238" w:rsidRPr="007B079D">
        <w:rPr>
          <w:rFonts w:asciiTheme="majorHAnsi" w:hAnsiTheme="majorHAnsi" w:cstheme="majorHAnsi"/>
        </w:rPr>
        <w:t>Talmor</w:t>
      </w:r>
      <w:proofErr w:type="spellEnd"/>
      <w:r w:rsidR="00475238" w:rsidRPr="007B079D">
        <w:rPr>
          <w:rFonts w:asciiTheme="majorHAnsi" w:hAnsiTheme="majorHAnsi" w:cstheme="majorHAnsi"/>
        </w:rPr>
        <w:t xml:space="preserve">, D. </w:t>
      </w:r>
      <w:proofErr w:type="spellStart"/>
      <w:r w:rsidR="00475238" w:rsidRPr="007B079D">
        <w:rPr>
          <w:rFonts w:asciiTheme="majorHAnsi" w:hAnsiTheme="majorHAnsi" w:cstheme="majorHAnsi"/>
          <w:i/>
          <w:iCs/>
        </w:rPr>
        <w:t>et</w:t>
      </w:r>
      <w:proofErr w:type="spellEnd"/>
      <w:r w:rsidR="00475238" w:rsidRPr="007B079D">
        <w:rPr>
          <w:rFonts w:asciiTheme="majorHAnsi" w:hAnsiTheme="majorHAnsi" w:cstheme="majorHAnsi"/>
          <w:i/>
          <w:iCs/>
        </w:rPr>
        <w:t xml:space="preserve"> al</w:t>
      </w:r>
      <w:r w:rsidR="00475238" w:rsidRPr="007B079D">
        <w:rPr>
          <w:rFonts w:asciiTheme="majorHAnsi" w:hAnsiTheme="majorHAnsi" w:cstheme="majorHAnsi"/>
        </w:rPr>
        <w:t xml:space="preserve"> (</w:t>
      </w:r>
      <w:proofErr w:type="spellStart"/>
      <w:r w:rsidR="00205301" w:rsidRPr="007B079D">
        <w:rPr>
          <w:rFonts w:asciiTheme="majorHAnsi" w:hAnsiTheme="majorHAnsi" w:cstheme="majorHAnsi"/>
        </w:rPr>
        <w:t>EP</w:t>
      </w:r>
      <w:r w:rsidR="00475238" w:rsidRPr="007B079D">
        <w:rPr>
          <w:rFonts w:asciiTheme="majorHAnsi" w:hAnsiTheme="majorHAnsi" w:cstheme="majorHAnsi"/>
        </w:rPr>
        <w:t>Ve</w:t>
      </w:r>
      <w:r w:rsidR="00205301" w:rsidRPr="007B079D">
        <w:rPr>
          <w:rFonts w:asciiTheme="majorHAnsi" w:hAnsiTheme="majorHAnsi" w:cstheme="majorHAnsi"/>
        </w:rPr>
        <w:t>nt</w:t>
      </w:r>
      <w:proofErr w:type="spellEnd"/>
      <w:r w:rsidR="00205301" w:rsidRPr="007B079D">
        <w:rPr>
          <w:rFonts w:asciiTheme="majorHAnsi" w:hAnsiTheme="majorHAnsi" w:cstheme="majorHAnsi"/>
        </w:rPr>
        <w:t xml:space="preserve"> 1</w:t>
      </w:r>
      <w:r w:rsidR="00475238" w:rsidRPr="007B079D">
        <w:rPr>
          <w:rFonts w:asciiTheme="majorHAnsi" w:hAnsiTheme="majorHAnsi" w:cstheme="majorHAnsi"/>
        </w:rPr>
        <w:t xml:space="preserve"> em 2008</w:t>
      </w:r>
      <w:r w:rsidR="00205301" w:rsidRPr="007B079D">
        <w:rPr>
          <w:rFonts w:asciiTheme="majorHAnsi" w:hAnsiTheme="majorHAnsi" w:cstheme="majorHAnsi"/>
        </w:rPr>
        <w:t xml:space="preserve"> e EP</w:t>
      </w:r>
      <w:r w:rsidR="00475238" w:rsidRPr="007B079D">
        <w:rPr>
          <w:rFonts w:asciiTheme="majorHAnsi" w:hAnsiTheme="majorHAnsi" w:cstheme="majorHAnsi"/>
        </w:rPr>
        <w:t>V</w:t>
      </w:r>
      <w:r w:rsidR="00205301" w:rsidRPr="007B079D">
        <w:rPr>
          <w:rFonts w:asciiTheme="majorHAnsi" w:hAnsiTheme="majorHAnsi" w:cstheme="majorHAnsi"/>
        </w:rPr>
        <w:t>ent 2</w:t>
      </w:r>
      <w:r w:rsidR="00475238" w:rsidRPr="007B079D">
        <w:rPr>
          <w:rFonts w:asciiTheme="majorHAnsi" w:hAnsiTheme="majorHAnsi" w:cstheme="majorHAnsi"/>
        </w:rPr>
        <w:t xml:space="preserve"> em 2014), </w:t>
      </w:r>
      <w:r w:rsidR="00743224" w:rsidRPr="007B079D">
        <w:rPr>
          <w:rFonts w:asciiTheme="majorHAnsi" w:hAnsiTheme="majorHAnsi" w:cstheme="majorHAnsi"/>
        </w:rPr>
        <w:t>tendo sido selecionados pacientes com lesão pulmonar aguda e ARDS para serem submetidos à ventilação mecânica com PEEP ajustada de acordo com as medidas da pressão esofágica</w:t>
      </w:r>
      <w:r w:rsidR="00B708BE" w:rsidRPr="007B079D">
        <w:rPr>
          <w:rFonts w:asciiTheme="majorHAnsi" w:hAnsiTheme="majorHAnsi" w:cstheme="majorHAnsi"/>
        </w:rPr>
        <w:t xml:space="preserve">. Os resultados dos estudos demonstraram que a estratégia de ventilação usando pressões esofágicas para estimar a pressão transpulmonar melhoraram significativamente a oxigenação e a </w:t>
      </w:r>
      <w:r w:rsidR="00B708BE" w:rsidRPr="007B079D">
        <w:rPr>
          <w:rFonts w:asciiTheme="majorHAnsi" w:hAnsiTheme="majorHAnsi" w:cstheme="majorHAnsi"/>
          <w:i/>
          <w:iCs/>
        </w:rPr>
        <w:t>compliance</w:t>
      </w:r>
      <w:r w:rsidR="0051028E" w:rsidRPr="007B079D">
        <w:rPr>
          <w:rFonts w:asciiTheme="majorHAnsi" w:hAnsiTheme="majorHAnsi" w:cstheme="majorHAnsi"/>
        </w:rPr>
        <w:t xml:space="preserve">, reforçando assim o seu uso. </w:t>
      </w:r>
    </w:p>
    <w:p w14:paraId="32CF88CB" w14:textId="5077C326" w:rsidR="004C27C3" w:rsidRPr="007B079D" w:rsidRDefault="004C27C3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Deve ser ponderado com cuidado o uso da monitorização esofágica em casos de ventilação em </w:t>
      </w:r>
      <w:r w:rsidRPr="007B079D">
        <w:rPr>
          <w:rFonts w:asciiTheme="majorHAnsi" w:hAnsiTheme="majorHAnsi" w:cstheme="majorHAnsi"/>
          <w:u w:val="single"/>
        </w:rPr>
        <w:t>decúbito ventral, lesão pulmonar unilateral e derrame pleural de grande volume,</w:t>
      </w:r>
      <w:r w:rsidRPr="007B079D">
        <w:rPr>
          <w:rFonts w:asciiTheme="majorHAnsi" w:hAnsiTheme="majorHAnsi" w:cstheme="majorHAnsi"/>
        </w:rPr>
        <w:t xml:space="preserve"> uma vez que a interpretação da pressão transpulmonar nestas situações ainda não foi estudada. </w:t>
      </w:r>
    </w:p>
    <w:p w14:paraId="32798D7D" w14:textId="1FC85A9A" w:rsidR="00FF0EBD" w:rsidRPr="007B079D" w:rsidRDefault="00E04839" w:rsidP="00672CA6">
      <w:pPr>
        <w:ind w:left="708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Apesar da ausência de evidência científica</w:t>
      </w:r>
      <w:r w:rsidR="002C6AAA" w:rsidRPr="007B079D">
        <w:rPr>
          <w:rFonts w:asciiTheme="majorHAnsi" w:hAnsiTheme="majorHAnsi" w:cstheme="majorHAnsi"/>
        </w:rPr>
        <w:t>, existem várias situações onde o uso de balão esofágico pode ser vantajoso para a otimização da ventilação mecânica:</w:t>
      </w:r>
    </w:p>
    <w:p w14:paraId="2AF985C1" w14:textId="50AF6C7C" w:rsidR="002C6AAA" w:rsidRPr="007B079D" w:rsidRDefault="002C6AAA" w:rsidP="002C6AAA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Edema pulmonar, ARDS precoce:</w:t>
      </w:r>
      <w:r w:rsidRPr="007B079D">
        <w:rPr>
          <w:rFonts w:asciiTheme="majorHAnsi" w:hAnsiTheme="majorHAnsi" w:cstheme="majorHAnsi"/>
        </w:rPr>
        <w:t xml:space="preserve"> estabelecer PEEP adequada para manter o recrutamento alveolar, melhorar a oxigenação e remover edema e fluídos alveolares; estabelecer variações de pressão adequadas para proteção contra sobrecarga dos tecidos pulmonares;</w:t>
      </w:r>
    </w:p>
    <w:p w14:paraId="45DFBAC3" w14:textId="348B44CB" w:rsidR="002C6AAA" w:rsidRPr="007B079D" w:rsidRDefault="00795114" w:rsidP="002C6AAA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ARDS tardio, fibrose pulmonar, tórax restritivo:</w:t>
      </w:r>
      <w:r w:rsidRPr="007B079D">
        <w:rPr>
          <w:rFonts w:asciiTheme="majorHAnsi" w:hAnsiTheme="majorHAnsi" w:cstheme="majorHAnsi"/>
        </w:rPr>
        <w:t xml:space="preserve"> estabelecer PEEP adequada para melhorar a oxigenação; estabelecer adequadas variações de pressão para proteção contra pneumotórax;</w:t>
      </w:r>
    </w:p>
    <w:p w14:paraId="24FB1C74" w14:textId="4BFA8FA0" w:rsidR="00795114" w:rsidRPr="007B079D" w:rsidRDefault="00795114" w:rsidP="002C6AAA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DPOC, enfisema pulmonar:</w:t>
      </w:r>
      <w:r w:rsidRPr="007B079D">
        <w:rPr>
          <w:rFonts w:asciiTheme="majorHAnsi" w:hAnsiTheme="majorHAnsi" w:cstheme="majorHAnsi"/>
        </w:rPr>
        <w:t xml:space="preserve"> estabelecer PEEP adequada para melhorar a oxigenação e possibilidade de redução das variações de pressão aplicada; estabelecer variação de pressão adequada para uma eliminação de CO2 adequada;</w:t>
      </w:r>
    </w:p>
    <w:p w14:paraId="45F7C375" w14:textId="2A8F6D0F" w:rsidR="00795114" w:rsidRPr="007B079D" w:rsidRDefault="00795114" w:rsidP="002C6AAA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Obesidade, patologia intra-abdominal</w:t>
      </w:r>
      <w:r w:rsidRPr="007B079D">
        <w:rPr>
          <w:rFonts w:asciiTheme="majorHAnsi" w:hAnsiTheme="majorHAnsi" w:cstheme="majorHAnsi"/>
        </w:rPr>
        <w:t xml:space="preserve">: </w:t>
      </w:r>
      <w:r w:rsidR="00117F4B" w:rsidRPr="007B079D">
        <w:rPr>
          <w:rFonts w:asciiTheme="majorHAnsi" w:hAnsiTheme="majorHAnsi" w:cstheme="majorHAnsi"/>
        </w:rPr>
        <w:t>estabelecer PEEP adequada para melhoria da oxigenação</w:t>
      </w:r>
      <w:r w:rsidR="00BF6A03">
        <w:rPr>
          <w:rFonts w:asciiTheme="majorHAnsi" w:hAnsiTheme="majorHAnsi" w:cstheme="majorHAnsi"/>
        </w:rPr>
        <w:t xml:space="preserve">, </w:t>
      </w:r>
      <w:del w:id="72" w:author="João  Carvalho" w:date="2023-11-01T17:07:00Z">
        <w:r w:rsidR="00117F4B" w:rsidRPr="007B079D" w:rsidDel="004F4D7C">
          <w:rPr>
            <w:rFonts w:asciiTheme="majorHAnsi" w:hAnsiTheme="majorHAnsi" w:cstheme="majorHAnsi"/>
          </w:rPr>
          <w:delText xml:space="preserve">reabrindo </w:delText>
        </w:r>
      </w:del>
      <w:ins w:id="73" w:author="João  Carvalho" w:date="2023-11-01T17:07:00Z">
        <w:r w:rsidR="004F4D7C">
          <w:rPr>
            <w:rFonts w:asciiTheme="majorHAnsi" w:hAnsiTheme="majorHAnsi" w:cstheme="majorHAnsi"/>
          </w:rPr>
          <w:t>recrutamento</w:t>
        </w:r>
      </w:ins>
      <w:del w:id="74" w:author="João  Carvalho" w:date="2023-11-01T17:07:00Z">
        <w:r w:rsidR="00117F4B" w:rsidRPr="007B079D" w:rsidDel="004F4D7C">
          <w:rPr>
            <w:rFonts w:asciiTheme="majorHAnsi" w:hAnsiTheme="majorHAnsi" w:cstheme="majorHAnsi"/>
          </w:rPr>
          <w:delText xml:space="preserve">os </w:delText>
        </w:r>
      </w:del>
      <w:del w:id="75" w:author="João  Carvalho" w:date="2023-11-01T17:08:00Z">
        <w:r w:rsidR="00117F4B" w:rsidRPr="007B079D" w:rsidDel="004F4D7C">
          <w:rPr>
            <w:rFonts w:asciiTheme="majorHAnsi" w:hAnsiTheme="majorHAnsi" w:cstheme="majorHAnsi"/>
          </w:rPr>
          <w:delText>alvéol</w:delText>
        </w:r>
      </w:del>
      <w:del w:id="76" w:author="João  Carvalho" w:date="2023-11-01T17:07:00Z">
        <w:r w:rsidR="00117F4B" w:rsidRPr="007B079D" w:rsidDel="004F4D7C">
          <w:rPr>
            <w:rFonts w:asciiTheme="majorHAnsi" w:hAnsiTheme="majorHAnsi" w:cstheme="majorHAnsi"/>
          </w:rPr>
          <w:delText>os</w:delText>
        </w:r>
      </w:del>
      <w:ins w:id="77" w:author="João  Carvalho" w:date="2023-11-01T17:08:00Z">
        <w:r w:rsidR="004F4D7C">
          <w:rPr>
            <w:rFonts w:asciiTheme="majorHAnsi" w:hAnsiTheme="majorHAnsi" w:cstheme="majorHAnsi"/>
          </w:rPr>
          <w:t xml:space="preserve"> alveolar</w:t>
        </w:r>
      </w:ins>
      <w:r w:rsidR="00117F4B" w:rsidRPr="007B079D">
        <w:rPr>
          <w:rFonts w:asciiTheme="majorHAnsi" w:hAnsiTheme="majorHAnsi" w:cstheme="majorHAnsi"/>
        </w:rPr>
        <w:t xml:space="preserve">; </w:t>
      </w:r>
      <w:del w:id="78" w:author="João  Carvalho" w:date="2023-11-01T17:08:00Z">
        <w:r w:rsidR="00117F4B" w:rsidRPr="007B079D" w:rsidDel="004F4D7C">
          <w:rPr>
            <w:rFonts w:asciiTheme="majorHAnsi" w:hAnsiTheme="majorHAnsi" w:cstheme="majorHAnsi"/>
          </w:rPr>
          <w:delText xml:space="preserve">estabelecer variação de pressão adequada para ventilação adequada; </w:delText>
        </w:r>
      </w:del>
      <w:ins w:id="79" w:author="João  Carvalho" w:date="2023-11-01T17:08:00Z">
        <w:r w:rsidR="004F4D7C">
          <w:rPr>
            <w:rFonts w:asciiTheme="majorHAnsi" w:hAnsiTheme="majorHAnsi" w:cstheme="majorHAnsi"/>
          </w:rPr>
          <w:t xml:space="preserve">e otimização </w:t>
        </w:r>
      </w:ins>
    </w:p>
    <w:p w14:paraId="3729AEA6" w14:textId="409BC24B" w:rsidR="00FF23C0" w:rsidRPr="007B079D" w:rsidRDefault="00E04839" w:rsidP="004E5157">
      <w:pPr>
        <w:ind w:left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 </w:t>
      </w:r>
    </w:p>
    <w:p w14:paraId="2E5C561C" w14:textId="4D654D96" w:rsidR="00FF0EBD" w:rsidRPr="007B079D" w:rsidRDefault="00903899" w:rsidP="00FF0EBD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 xml:space="preserve">Colocação da </w:t>
      </w:r>
      <w:r w:rsidR="00FF0EBD" w:rsidRPr="007B079D">
        <w:rPr>
          <w:rFonts w:asciiTheme="majorHAnsi" w:hAnsiTheme="majorHAnsi" w:cstheme="majorHAnsi"/>
          <w:b/>
          <w:bCs/>
        </w:rPr>
        <w:t>Sonda Nasogástrica Polifuncional Nutrivent</w:t>
      </w:r>
      <w:r w:rsidR="00FF0EBD" w:rsidRPr="007B079D">
        <w:rPr>
          <w:rFonts w:asciiTheme="majorHAnsi" w:hAnsiTheme="majorHAnsi" w:cstheme="majorHAnsi"/>
          <w:b/>
          <w:bCs/>
          <w:vertAlign w:val="superscript"/>
        </w:rPr>
        <w:t xml:space="preserve"> TM</w:t>
      </w:r>
    </w:p>
    <w:p w14:paraId="283EFC55" w14:textId="77777777" w:rsidR="003F79D2" w:rsidRDefault="00FF0EBD" w:rsidP="003F79D2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A colocação da sonda Nutrivent™ é da responsabilidade do médico de serviço, que se deve certificar da sua correta localização e funcionamento antes d</w:t>
      </w:r>
      <w:r w:rsidR="005355C3">
        <w:rPr>
          <w:rFonts w:asciiTheme="majorHAnsi" w:hAnsiTheme="majorHAnsi" w:cstheme="majorHAnsi"/>
        </w:rPr>
        <w:t>e</w:t>
      </w:r>
      <w:r w:rsidRPr="007B079D">
        <w:rPr>
          <w:rFonts w:asciiTheme="majorHAnsi" w:hAnsiTheme="majorHAnsi" w:cstheme="majorHAnsi"/>
        </w:rPr>
        <w:t xml:space="preserve"> iniciar a medição da pressão esofágica. </w:t>
      </w:r>
    </w:p>
    <w:p w14:paraId="52600B9B" w14:textId="17D6D891" w:rsidR="00FF0EBD" w:rsidRDefault="003F79D2" w:rsidP="003F79D2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Nos anexos 1 e 2 podemos ver o conteúdo da caixa que engloba: a sonda Nasogástrica polifuncional, seringa, guia metálico, linha com torneira de três vias e linha de ligação ao ventilador. </w:t>
      </w:r>
    </w:p>
    <w:p w14:paraId="5294B26E" w14:textId="41C98EBA" w:rsidR="00004411" w:rsidRDefault="00004411" w:rsidP="003F79D2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técnica de colocação</w:t>
      </w:r>
      <w:r w:rsidR="001F3D15">
        <w:rPr>
          <w:rFonts w:asciiTheme="majorHAnsi" w:hAnsiTheme="majorHAnsi" w:cstheme="majorHAnsi"/>
        </w:rPr>
        <w:t xml:space="preserve"> e calibração</w:t>
      </w:r>
      <w:r>
        <w:rPr>
          <w:rFonts w:asciiTheme="majorHAnsi" w:hAnsiTheme="majorHAnsi" w:cstheme="majorHAnsi"/>
        </w:rPr>
        <w:t xml:space="preserve"> da </w:t>
      </w:r>
      <w:r w:rsidRPr="007B079D">
        <w:rPr>
          <w:rFonts w:asciiTheme="majorHAnsi" w:hAnsiTheme="majorHAnsi" w:cstheme="majorHAnsi"/>
        </w:rPr>
        <w:t>sonda Nutrivent™</w:t>
      </w:r>
      <w:r>
        <w:rPr>
          <w:rFonts w:asciiTheme="majorHAnsi" w:hAnsiTheme="majorHAnsi" w:cstheme="majorHAnsi"/>
        </w:rPr>
        <w:t>, encontra-se descrita em seguida:</w:t>
      </w:r>
    </w:p>
    <w:p w14:paraId="2C4EE2E7" w14:textId="67BEDDE1" w:rsidR="00004411" w:rsidRPr="00004411" w:rsidRDefault="00004411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004411">
        <w:rPr>
          <w:rFonts w:asciiTheme="majorHAnsi" w:hAnsiTheme="majorHAnsi" w:cstheme="majorHAnsi"/>
        </w:rPr>
        <w:t>1)Coloque o paciente na posição de decúbito dorsal ou semi-sentad</w:t>
      </w:r>
      <w:r>
        <w:rPr>
          <w:rFonts w:asciiTheme="majorHAnsi" w:hAnsiTheme="majorHAnsi" w:cstheme="majorHAnsi"/>
        </w:rPr>
        <w:t>o</w:t>
      </w:r>
      <w:r w:rsidRPr="00004411">
        <w:rPr>
          <w:rFonts w:asciiTheme="majorHAnsi" w:hAnsiTheme="majorHAnsi" w:cstheme="majorHAnsi"/>
        </w:rPr>
        <w:t>.</w:t>
      </w:r>
    </w:p>
    <w:p w14:paraId="69638A0A" w14:textId="77777777" w:rsidR="00004411" w:rsidRPr="00004411" w:rsidRDefault="00004411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004411">
        <w:rPr>
          <w:rFonts w:asciiTheme="majorHAnsi" w:hAnsiTheme="majorHAnsi" w:cstheme="majorHAnsi"/>
        </w:rPr>
        <w:t>2)Anestesie a cavidade nasal e a boca com lidocaína a 4% em spray.</w:t>
      </w:r>
    </w:p>
    <w:p w14:paraId="2AB38C1C" w14:textId="77777777" w:rsidR="00004411" w:rsidRPr="00004411" w:rsidRDefault="00004411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004411">
        <w:rPr>
          <w:rFonts w:asciiTheme="majorHAnsi" w:hAnsiTheme="majorHAnsi" w:cstheme="majorHAnsi"/>
        </w:rPr>
        <w:t>3)Lubrifique a guia metálica abundantemente com o gel lubrificante e insira-a dentro da sonda NutriVent™ até à extremidade distal.</w:t>
      </w:r>
    </w:p>
    <w:p w14:paraId="2721FFB9" w14:textId="0E620C46" w:rsidR="00004411" w:rsidRDefault="00004411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004411">
        <w:rPr>
          <w:rFonts w:asciiTheme="majorHAnsi" w:hAnsiTheme="majorHAnsi" w:cstheme="majorHAnsi"/>
        </w:rPr>
        <w:t>4)Lubrifique abundantemente a sonda NutriVent™ em todo o comprimento com o gel lubrificante</w:t>
      </w:r>
      <w:r>
        <w:rPr>
          <w:rFonts w:asciiTheme="majorHAnsi" w:hAnsiTheme="majorHAnsi" w:cstheme="majorHAnsi"/>
        </w:rPr>
        <w:t>.</w:t>
      </w:r>
    </w:p>
    <w:p w14:paraId="0173AD72" w14:textId="77777777" w:rsidR="006E43BC" w:rsidRPr="006E43BC" w:rsidRDefault="00B65D8C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B65D8C">
        <w:rPr>
          <w:rFonts w:asciiTheme="majorHAnsi" w:hAnsiTheme="majorHAnsi" w:cstheme="majorHAnsi"/>
        </w:rPr>
        <w:t xml:space="preserve">5) Insira a sonda NutriVent™ na cavidade nasal traseira através da narina e faça-a avançar no esófago e no estômago </w:t>
      </w:r>
      <w:r w:rsidRPr="00B65D8C">
        <w:rPr>
          <w:rFonts w:asciiTheme="majorHAnsi" w:hAnsiTheme="majorHAnsi" w:cstheme="majorHAnsi"/>
          <w:u w:val="single"/>
        </w:rPr>
        <w:t>até atingir uma profundidade de 40-42 cm</w:t>
      </w:r>
      <w:r w:rsidRPr="00B65D8C">
        <w:rPr>
          <w:rFonts w:asciiTheme="majorHAnsi" w:hAnsiTheme="majorHAnsi" w:cstheme="majorHAnsi"/>
          <w:b/>
          <w:bCs/>
        </w:rPr>
        <w:t xml:space="preserve"> </w:t>
      </w:r>
      <w:r w:rsidRPr="00B65D8C">
        <w:rPr>
          <w:rFonts w:asciiTheme="majorHAnsi" w:hAnsiTheme="majorHAnsi" w:cstheme="majorHAnsi"/>
        </w:rPr>
        <w:t>(</w:t>
      </w:r>
      <w:r w:rsidR="003F79D2">
        <w:rPr>
          <w:rFonts w:asciiTheme="majorHAnsi" w:hAnsiTheme="majorHAnsi" w:cstheme="majorHAnsi"/>
        </w:rPr>
        <w:t xml:space="preserve">anexo 3, </w:t>
      </w:r>
      <w:r w:rsidRPr="00B65D8C">
        <w:rPr>
          <w:rFonts w:asciiTheme="majorHAnsi" w:hAnsiTheme="majorHAnsi" w:cstheme="majorHAnsi"/>
        </w:rPr>
        <w:t>Figura 1).</w:t>
      </w:r>
      <w:r w:rsidR="006E43BC">
        <w:rPr>
          <w:rFonts w:asciiTheme="majorHAnsi" w:hAnsiTheme="majorHAnsi" w:cstheme="majorHAnsi"/>
        </w:rPr>
        <w:t xml:space="preserve"> </w:t>
      </w:r>
      <w:r w:rsidR="006E43BC" w:rsidRPr="006E43BC">
        <w:rPr>
          <w:rFonts w:asciiTheme="majorHAnsi" w:hAnsiTheme="majorHAnsi" w:cstheme="majorHAnsi"/>
        </w:rPr>
        <w:t xml:space="preserve">Se o indivíduo estiver consciente, peça-lhe para engolir durante a passagem da sonda NutriVent™ para tornar mais fácil o avanço. </w:t>
      </w:r>
    </w:p>
    <w:p w14:paraId="1DFEFA4D" w14:textId="42D8EC99" w:rsidR="00DB14CA" w:rsidRPr="00DB14CA" w:rsidRDefault="00DB14CA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DB14CA">
        <w:rPr>
          <w:rFonts w:asciiTheme="majorHAnsi" w:hAnsiTheme="majorHAnsi" w:cstheme="majorHAnsi"/>
        </w:rPr>
        <w:t>6) Extraia delicadamente a gui</w:t>
      </w:r>
      <w:r w:rsidR="006E43BC">
        <w:rPr>
          <w:rFonts w:asciiTheme="majorHAnsi" w:hAnsiTheme="majorHAnsi" w:cstheme="majorHAnsi"/>
        </w:rPr>
        <w:t>a</w:t>
      </w:r>
      <w:r w:rsidRPr="00DB14CA">
        <w:rPr>
          <w:rFonts w:asciiTheme="majorHAnsi" w:hAnsiTheme="majorHAnsi" w:cstheme="majorHAnsi"/>
        </w:rPr>
        <w:t xml:space="preserve"> metálica.</w:t>
      </w:r>
    </w:p>
    <w:p w14:paraId="59D5155E" w14:textId="77777777" w:rsidR="00DB14CA" w:rsidRDefault="00DB14CA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DB14CA">
        <w:rPr>
          <w:rFonts w:asciiTheme="majorHAnsi" w:hAnsiTheme="majorHAnsi" w:cstheme="majorHAnsi"/>
        </w:rPr>
        <w:t>7) Fixe a sonda NutriVent™ ao nariz com o adesivo.</w:t>
      </w:r>
    </w:p>
    <w:p w14:paraId="372DD410" w14:textId="0122219B" w:rsidR="006E43BC" w:rsidRDefault="006E43BC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8</w:t>
      </w:r>
      <w:r w:rsidRPr="006E43BC">
        <w:rPr>
          <w:rFonts w:asciiTheme="majorHAnsi" w:hAnsiTheme="majorHAnsi" w:cstheme="majorHAnsi"/>
        </w:rPr>
        <w:t>) Ligue a linha de pressão esofágica à linha com torneira de três vias (</w:t>
      </w:r>
      <w:r w:rsidR="00F446AE">
        <w:rPr>
          <w:rFonts w:asciiTheme="majorHAnsi" w:hAnsiTheme="majorHAnsi" w:cstheme="majorHAnsi"/>
        </w:rPr>
        <w:t>anexo 4, figura 2</w:t>
      </w:r>
      <w:r w:rsidRPr="006E43BC">
        <w:rPr>
          <w:rFonts w:asciiTheme="majorHAnsi" w:hAnsiTheme="majorHAnsi" w:cstheme="majorHAnsi"/>
        </w:rPr>
        <w:t>) e ligue a torneira de três vias a um transdutor de pressão equipado com luer-lock (</w:t>
      </w:r>
      <w:r w:rsidR="00F446AE">
        <w:rPr>
          <w:rFonts w:asciiTheme="majorHAnsi" w:hAnsiTheme="majorHAnsi" w:cstheme="majorHAnsi"/>
        </w:rPr>
        <w:t>anexo 4, figura 2</w:t>
      </w:r>
      <w:r w:rsidRPr="006E43BC">
        <w:rPr>
          <w:rFonts w:asciiTheme="majorHAnsi" w:hAnsiTheme="majorHAnsi" w:cstheme="majorHAnsi"/>
        </w:rPr>
        <w:t>)</w:t>
      </w:r>
      <w:r w:rsidR="00F446AE">
        <w:rPr>
          <w:rFonts w:asciiTheme="majorHAnsi" w:hAnsiTheme="majorHAnsi" w:cstheme="majorHAnsi"/>
        </w:rPr>
        <w:t>.</w:t>
      </w:r>
    </w:p>
    <w:p w14:paraId="5AC6BE8C" w14:textId="498EC8DD" w:rsidR="00F446AE" w:rsidRDefault="00F446AE" w:rsidP="00F446AE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9</w:t>
      </w:r>
      <w:r w:rsidRPr="00F446AE">
        <w:rPr>
          <w:rFonts w:asciiTheme="majorHAnsi" w:hAnsiTheme="majorHAnsi" w:cstheme="majorHAnsi"/>
        </w:rPr>
        <w:t>) Ligue o transdutor de pressão ao monitor através do cabo específico (</w:t>
      </w:r>
      <w:r>
        <w:rPr>
          <w:rFonts w:asciiTheme="majorHAnsi" w:hAnsiTheme="majorHAnsi" w:cstheme="majorHAnsi"/>
        </w:rPr>
        <w:t xml:space="preserve">anexo 5, </w:t>
      </w:r>
      <w:r w:rsidRPr="00F446AE">
        <w:rPr>
          <w:rFonts w:asciiTheme="majorHAnsi" w:hAnsiTheme="majorHAnsi" w:cstheme="majorHAnsi"/>
        </w:rPr>
        <w:t>Figura 3)</w:t>
      </w:r>
      <w:r>
        <w:rPr>
          <w:rFonts w:asciiTheme="majorHAnsi" w:hAnsiTheme="majorHAnsi" w:cstheme="majorHAnsi"/>
        </w:rPr>
        <w:t>.</w:t>
      </w:r>
    </w:p>
    <w:p w14:paraId="5E84ED91" w14:textId="5C232F33" w:rsidR="00A077CC" w:rsidRDefault="00A077CC" w:rsidP="00A077CC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</w:t>
      </w:r>
      <w:r w:rsidRPr="00A077CC">
        <w:rPr>
          <w:rFonts w:asciiTheme="majorHAnsi" w:hAnsiTheme="majorHAnsi" w:cstheme="majorHAnsi"/>
        </w:rPr>
        <w:t xml:space="preserve">) Coloque o </w:t>
      </w:r>
      <w:r w:rsidRPr="00A077CC">
        <w:rPr>
          <w:rFonts w:asciiTheme="majorHAnsi" w:hAnsiTheme="majorHAnsi" w:cstheme="majorHAnsi"/>
          <w:b/>
          <w:bCs/>
          <w:u w:val="single"/>
        </w:rPr>
        <w:t>transdutor de pressão em ar</w:t>
      </w:r>
      <w:r w:rsidRPr="00A077CC">
        <w:rPr>
          <w:rFonts w:asciiTheme="majorHAnsi" w:hAnsiTheme="majorHAnsi" w:cstheme="majorHAnsi"/>
        </w:rPr>
        <w:t xml:space="preserve"> rodando devidamente a torneira de três vias e efetue o procedimento zero no monitor (</w:t>
      </w:r>
      <w:r>
        <w:rPr>
          <w:rFonts w:asciiTheme="majorHAnsi" w:hAnsiTheme="majorHAnsi" w:cstheme="majorHAnsi"/>
        </w:rPr>
        <w:t xml:space="preserve">anexo 6, </w:t>
      </w:r>
      <w:r w:rsidRPr="00A077CC">
        <w:rPr>
          <w:rFonts w:asciiTheme="majorHAnsi" w:hAnsiTheme="majorHAnsi" w:cstheme="majorHAnsi"/>
        </w:rPr>
        <w:t>Figura 4).</w:t>
      </w:r>
    </w:p>
    <w:p w14:paraId="07816811" w14:textId="52FB4FEC" w:rsidR="001F3D15" w:rsidRDefault="009315B4" w:rsidP="001F3D15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11</w:t>
      </w:r>
      <w:r w:rsidR="001F3D15" w:rsidRPr="001F3D15">
        <w:rPr>
          <w:rFonts w:asciiTheme="majorHAnsi" w:hAnsiTheme="majorHAnsi" w:cstheme="majorHAnsi"/>
        </w:rPr>
        <w:t xml:space="preserve">) Com a seringa fornecida, </w:t>
      </w:r>
      <w:r w:rsidR="001F3D15" w:rsidRPr="001F3D15">
        <w:rPr>
          <w:rFonts w:asciiTheme="majorHAnsi" w:hAnsiTheme="majorHAnsi" w:cstheme="majorHAnsi"/>
          <w:b/>
          <w:bCs/>
          <w:u w:val="single"/>
        </w:rPr>
        <w:t xml:space="preserve">extraia todo o ar do balão </w:t>
      </w:r>
      <w:r w:rsidR="001F3D15" w:rsidRPr="001F3D15">
        <w:rPr>
          <w:rFonts w:asciiTheme="majorHAnsi" w:hAnsiTheme="majorHAnsi" w:cstheme="majorHAnsi"/>
        </w:rPr>
        <w:t>(</w:t>
      </w:r>
      <w:r>
        <w:rPr>
          <w:rFonts w:asciiTheme="majorHAnsi" w:hAnsiTheme="majorHAnsi" w:cstheme="majorHAnsi"/>
        </w:rPr>
        <w:t xml:space="preserve">anexo 7, </w:t>
      </w:r>
      <w:r w:rsidR="001F3D15" w:rsidRPr="001F3D15">
        <w:rPr>
          <w:rFonts w:asciiTheme="majorHAnsi" w:hAnsiTheme="majorHAnsi" w:cstheme="majorHAnsi"/>
        </w:rPr>
        <w:t xml:space="preserve">Figura 5) </w:t>
      </w:r>
      <w:r w:rsidR="001F3D15" w:rsidRPr="001F3D15">
        <w:rPr>
          <w:rFonts w:asciiTheme="majorHAnsi" w:hAnsiTheme="majorHAnsi" w:cstheme="majorHAnsi"/>
          <w:b/>
          <w:bCs/>
          <w:u w:val="single"/>
        </w:rPr>
        <w:t>e, em seguida, insufle um volume de ar de 4 ml</w:t>
      </w:r>
      <w:r w:rsidR="001F3D15" w:rsidRPr="001F3D15">
        <w:rPr>
          <w:rFonts w:asciiTheme="majorHAnsi" w:hAnsiTheme="majorHAnsi" w:cstheme="majorHAnsi"/>
        </w:rPr>
        <w:t xml:space="preserve"> (</w:t>
      </w:r>
      <w:r>
        <w:rPr>
          <w:rFonts w:asciiTheme="majorHAnsi" w:hAnsiTheme="majorHAnsi" w:cstheme="majorHAnsi"/>
        </w:rPr>
        <w:t xml:space="preserve">anexo 7, </w:t>
      </w:r>
      <w:r w:rsidR="001F3D15" w:rsidRPr="001F3D15">
        <w:rPr>
          <w:rFonts w:asciiTheme="majorHAnsi" w:hAnsiTheme="majorHAnsi" w:cstheme="majorHAnsi"/>
        </w:rPr>
        <w:t>Figura 6); no fim, feche a torneira de três vias, ligando o transdutor de pressão à linha de pressão para medir.</w:t>
      </w:r>
      <w:r w:rsidR="00F83222">
        <w:rPr>
          <w:rFonts w:asciiTheme="majorHAnsi" w:hAnsiTheme="majorHAnsi" w:cstheme="majorHAnsi"/>
        </w:rPr>
        <w:t xml:space="preserve"> </w:t>
      </w:r>
      <w:r w:rsidR="001F3D15" w:rsidRPr="001F3D15">
        <w:rPr>
          <w:rFonts w:asciiTheme="majorHAnsi" w:hAnsiTheme="majorHAnsi" w:cstheme="majorHAnsi"/>
        </w:rPr>
        <w:t>Para uma leitura precisa, o procedimento deve ser repetido se tiver decorrido mais de uma hora desde a última medição.</w:t>
      </w:r>
    </w:p>
    <w:p w14:paraId="745CFD39" w14:textId="4369F506" w:rsidR="00DE7A61" w:rsidRDefault="00DE7A61" w:rsidP="00DE7A61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DE7A61">
        <w:rPr>
          <w:rFonts w:asciiTheme="majorHAnsi" w:hAnsiTheme="majorHAnsi" w:cstheme="majorHAnsi"/>
        </w:rPr>
        <w:t>1</w:t>
      </w:r>
      <w:r>
        <w:rPr>
          <w:rFonts w:asciiTheme="majorHAnsi" w:hAnsiTheme="majorHAnsi" w:cstheme="majorHAnsi"/>
        </w:rPr>
        <w:t>2</w:t>
      </w:r>
      <w:r w:rsidRPr="00DE7A61">
        <w:rPr>
          <w:rFonts w:asciiTheme="majorHAnsi" w:hAnsiTheme="majorHAnsi" w:cstheme="majorHAnsi"/>
        </w:rPr>
        <w:t>) Ligue a linha de pressão esofágica à porta auxiliar do ventilador mecânico através da linha de ligação específica (</w:t>
      </w:r>
      <w:r w:rsidR="009955EF">
        <w:rPr>
          <w:rFonts w:asciiTheme="majorHAnsi" w:hAnsiTheme="majorHAnsi" w:cstheme="majorHAnsi"/>
        </w:rPr>
        <w:t xml:space="preserve">anexo 8, </w:t>
      </w:r>
      <w:r w:rsidRPr="00DE7A61">
        <w:rPr>
          <w:rFonts w:asciiTheme="majorHAnsi" w:hAnsiTheme="majorHAnsi" w:cstheme="majorHAnsi"/>
        </w:rPr>
        <w:t>Figura 7)</w:t>
      </w:r>
      <w:r w:rsidR="009955EF">
        <w:rPr>
          <w:rFonts w:asciiTheme="majorHAnsi" w:hAnsiTheme="majorHAnsi" w:cstheme="majorHAnsi"/>
        </w:rPr>
        <w:t>.</w:t>
      </w:r>
    </w:p>
    <w:p w14:paraId="344C1901" w14:textId="4AF60A6B" w:rsidR="009955EF" w:rsidRPr="009955EF" w:rsidRDefault="009955EF" w:rsidP="009955EF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13)</w:t>
      </w:r>
      <w:r>
        <w:rPr>
          <w:rFonts w:ascii="Arial" w:eastAsia="Arial" w:hAnsi="Arial" w:cs="Arial"/>
          <w:color w:val="000000"/>
          <w:kern w:val="0"/>
          <w:sz w:val="28"/>
          <w:szCs w:val="28"/>
          <w:lang w:eastAsia="pt-PT"/>
          <w14:ligatures w14:val="none"/>
        </w:rPr>
        <w:t xml:space="preserve"> </w:t>
      </w:r>
      <w:r w:rsidRPr="009955EF">
        <w:rPr>
          <w:rFonts w:asciiTheme="majorHAnsi" w:hAnsiTheme="majorHAnsi" w:cstheme="majorHAnsi"/>
        </w:rPr>
        <w:t xml:space="preserve">Com a seringa fornecida, </w:t>
      </w:r>
      <w:r w:rsidRPr="00E53D9E">
        <w:rPr>
          <w:rFonts w:asciiTheme="majorHAnsi" w:hAnsiTheme="majorHAnsi" w:cstheme="majorHAnsi"/>
          <w:b/>
          <w:bCs/>
          <w:u w:val="single"/>
        </w:rPr>
        <w:t>extraia todo o ar do balão</w:t>
      </w:r>
      <w:r w:rsidRPr="009955EF">
        <w:rPr>
          <w:rFonts w:asciiTheme="majorHAnsi" w:hAnsiTheme="majorHAnsi" w:cstheme="majorHAnsi"/>
        </w:rPr>
        <w:t xml:space="preserve"> (</w:t>
      </w:r>
      <w:r w:rsidR="00E53D9E">
        <w:rPr>
          <w:rFonts w:asciiTheme="majorHAnsi" w:hAnsiTheme="majorHAnsi" w:cstheme="majorHAnsi"/>
        </w:rPr>
        <w:t xml:space="preserve">anexo 9, </w:t>
      </w:r>
      <w:r w:rsidRPr="009955EF">
        <w:rPr>
          <w:rFonts w:asciiTheme="majorHAnsi" w:hAnsiTheme="majorHAnsi" w:cstheme="majorHAnsi"/>
        </w:rPr>
        <w:t xml:space="preserve">Figura 8) e, </w:t>
      </w:r>
      <w:r w:rsidRPr="00E53D9E">
        <w:rPr>
          <w:rFonts w:asciiTheme="majorHAnsi" w:hAnsiTheme="majorHAnsi" w:cstheme="majorHAnsi"/>
          <w:b/>
          <w:bCs/>
          <w:u w:val="single"/>
        </w:rPr>
        <w:t>em seguida, insufle um volume de ar de 4 ml</w:t>
      </w:r>
      <w:r w:rsidRPr="009955EF">
        <w:rPr>
          <w:rFonts w:asciiTheme="majorHAnsi" w:hAnsiTheme="majorHAnsi" w:cstheme="majorHAnsi"/>
        </w:rPr>
        <w:t xml:space="preserve"> (</w:t>
      </w:r>
      <w:r w:rsidR="00E53D9E">
        <w:rPr>
          <w:rFonts w:asciiTheme="majorHAnsi" w:hAnsiTheme="majorHAnsi" w:cstheme="majorHAnsi"/>
        </w:rPr>
        <w:t xml:space="preserve">anexo 9, </w:t>
      </w:r>
      <w:r w:rsidRPr="009955EF">
        <w:rPr>
          <w:rFonts w:asciiTheme="majorHAnsi" w:hAnsiTheme="majorHAnsi" w:cstheme="majorHAnsi"/>
        </w:rPr>
        <w:t>Figura 9); no fim, feche a torneira de três vias ligando a porta auxiliar do ventilador ao balão. Para uma leitura precisa, o procedimento deve ser repetido se tiver decorrido mais de uma hora desde a última medição.</w:t>
      </w:r>
    </w:p>
    <w:p w14:paraId="66A8E8C5" w14:textId="66681A98" w:rsidR="009955EF" w:rsidRDefault="009955EF" w:rsidP="00DE7A61">
      <w:pPr>
        <w:spacing w:before="240"/>
        <w:ind w:left="360"/>
        <w:jc w:val="both"/>
        <w:rPr>
          <w:rFonts w:asciiTheme="majorHAnsi" w:hAnsiTheme="majorHAnsi" w:cstheme="majorHAnsi"/>
        </w:rPr>
      </w:pPr>
    </w:p>
    <w:p w14:paraId="4C0555CC" w14:textId="759365EA" w:rsidR="008E3BC3" w:rsidRPr="008E3BC3" w:rsidRDefault="008E3BC3" w:rsidP="008E3BC3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Verificação do correto posicionamento da </w:t>
      </w:r>
      <w:r w:rsidRPr="007B079D">
        <w:rPr>
          <w:rFonts w:asciiTheme="majorHAnsi" w:hAnsiTheme="majorHAnsi" w:cstheme="majorHAnsi"/>
          <w:b/>
          <w:bCs/>
        </w:rPr>
        <w:t>Sonda Nasogástrica Polifuncional Nutrivent</w:t>
      </w:r>
      <w:r w:rsidRPr="007B079D">
        <w:rPr>
          <w:rFonts w:asciiTheme="majorHAnsi" w:hAnsiTheme="majorHAnsi" w:cstheme="majorHAnsi"/>
          <w:b/>
          <w:bCs/>
          <w:vertAlign w:val="superscript"/>
        </w:rPr>
        <w:t xml:space="preserve"> TM</w:t>
      </w:r>
      <w:r>
        <w:rPr>
          <w:rFonts w:asciiTheme="majorHAnsi" w:hAnsiTheme="majorHAnsi" w:cstheme="majorHAnsi"/>
          <w:b/>
          <w:bCs/>
          <w:vertAlign w:val="superscript"/>
        </w:rPr>
        <w:t>~</w:t>
      </w:r>
    </w:p>
    <w:p w14:paraId="678555A3" w14:textId="1AB307CD" w:rsidR="00697393" w:rsidRDefault="00CF4F91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CF4F91">
        <w:rPr>
          <w:rFonts w:asciiTheme="majorHAnsi" w:hAnsiTheme="majorHAnsi" w:cstheme="majorHAnsi"/>
        </w:rPr>
        <w:t>Em indivíduos sem atividade respiratória espontânea, as variações da pressão esofágica serão sempre positivas em todo o ciclo respiratório</w:t>
      </w:r>
      <w:r>
        <w:rPr>
          <w:rFonts w:asciiTheme="majorHAnsi" w:hAnsiTheme="majorHAnsi" w:cstheme="majorHAnsi"/>
        </w:rPr>
        <w:t xml:space="preserve"> (deflexões positivas da Pes)</w:t>
      </w:r>
      <w:r w:rsidRPr="00CF4F91">
        <w:rPr>
          <w:rFonts w:asciiTheme="majorHAnsi" w:hAnsiTheme="majorHAnsi" w:cstheme="majorHAnsi"/>
        </w:rPr>
        <w:t>; pelo contrário, em indivíduos com atividade respiratória espontânea, se o diafragma funcionar corretamente, no início do ato respiratório, as variações da pressão esofágica serão negativas.</w:t>
      </w:r>
      <w:r w:rsidR="00697393">
        <w:rPr>
          <w:rFonts w:asciiTheme="majorHAnsi" w:hAnsiTheme="majorHAnsi" w:cstheme="majorHAnsi"/>
        </w:rPr>
        <w:t xml:space="preserve"> </w:t>
      </w:r>
      <w:r w:rsidRPr="00CF4F91">
        <w:rPr>
          <w:rFonts w:asciiTheme="majorHAnsi" w:hAnsiTheme="majorHAnsi" w:cstheme="majorHAnsi"/>
        </w:rPr>
        <w:t xml:space="preserve">Uma mudança repentina na pressão </w:t>
      </w:r>
      <w:r>
        <w:rPr>
          <w:rFonts w:asciiTheme="majorHAnsi" w:hAnsiTheme="majorHAnsi" w:cstheme="majorHAnsi"/>
        </w:rPr>
        <w:t>esofágica</w:t>
      </w:r>
      <w:r w:rsidRPr="00CF4F91">
        <w:rPr>
          <w:rFonts w:asciiTheme="majorHAnsi" w:hAnsiTheme="majorHAnsi" w:cstheme="majorHAnsi"/>
        </w:rPr>
        <w:t xml:space="preserve"> é esperada quando o balão faz a transição do abd</w:t>
      </w:r>
      <w:r>
        <w:rPr>
          <w:rFonts w:asciiTheme="majorHAnsi" w:hAnsiTheme="majorHAnsi" w:cstheme="majorHAnsi"/>
        </w:rPr>
        <w:t>ó</w:t>
      </w:r>
      <w:r w:rsidRPr="00CF4F91">
        <w:rPr>
          <w:rFonts w:asciiTheme="majorHAnsi" w:hAnsiTheme="majorHAnsi" w:cstheme="majorHAnsi"/>
        </w:rPr>
        <w:t>men para o tórax.</w:t>
      </w:r>
      <w:r w:rsidR="00697393">
        <w:rPr>
          <w:rFonts w:asciiTheme="majorHAnsi" w:hAnsiTheme="majorHAnsi" w:cstheme="majorHAnsi"/>
        </w:rPr>
        <w:t xml:space="preserve"> </w:t>
      </w:r>
      <w:r w:rsidR="00697393" w:rsidRPr="00697393">
        <w:rPr>
          <w:rFonts w:asciiTheme="majorHAnsi" w:hAnsiTheme="majorHAnsi" w:cstheme="majorHAnsi"/>
        </w:rPr>
        <w:t>Artefactos cardíacos típicos geralmente aparecem na forma de onda Pes, e sua presença sugere a posição do balão abaixo do coração. Se as oscilações cardíacas forem excessivas e impedirem uma avaliação confiável d</w:t>
      </w:r>
      <w:r w:rsidR="00A17272">
        <w:rPr>
          <w:rFonts w:asciiTheme="majorHAnsi" w:hAnsiTheme="majorHAnsi" w:cstheme="majorHAnsi"/>
        </w:rPr>
        <w:t>a</w:t>
      </w:r>
      <w:r w:rsidR="00697393" w:rsidRPr="00697393">
        <w:rPr>
          <w:rFonts w:asciiTheme="majorHAnsi" w:hAnsiTheme="majorHAnsi" w:cstheme="majorHAnsi"/>
        </w:rPr>
        <w:t xml:space="preserve"> Pes, o cateter pode ser cuidadosamente puxado para trás</w:t>
      </w:r>
      <w:r w:rsidR="00105658">
        <w:rPr>
          <w:rFonts w:asciiTheme="majorHAnsi" w:hAnsiTheme="majorHAnsi" w:cstheme="majorHAnsi"/>
        </w:rPr>
        <w:t xml:space="preserve">. </w:t>
      </w:r>
      <w:r w:rsidR="00105658" w:rsidRPr="00105658">
        <w:rPr>
          <w:rFonts w:asciiTheme="majorHAnsi" w:hAnsiTheme="majorHAnsi" w:cstheme="majorHAnsi"/>
        </w:rPr>
        <w:t>Retire progressivamente o cateter, 3–5 cm de cada vez, até as oscilações cardíacas serem menos visíveis e o balão estar mais próximo da parte média do esôfago</w:t>
      </w:r>
      <w:r w:rsidR="00105658">
        <w:t>.</w:t>
      </w:r>
    </w:p>
    <w:p w14:paraId="2357E0FC" w14:textId="304E20DE" w:rsidR="00A17272" w:rsidRDefault="00A17272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posição correta do balão esofágico deverá ser no terço inferior do esófago, podendo a mesma ser confirmada da seguinte forma: </w:t>
      </w:r>
    </w:p>
    <w:p w14:paraId="61ACD2BA" w14:textId="77777777" w:rsidR="00A17272" w:rsidRDefault="00CF4F91" w:rsidP="00A17272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A17272">
        <w:rPr>
          <w:rFonts w:asciiTheme="majorHAnsi" w:hAnsiTheme="majorHAnsi" w:cstheme="majorHAnsi"/>
        </w:rPr>
        <w:t>Em indivíduos intubados com atividade espontânea é útil realizar um teste de oclusão das vias aéreas (esforço respiratório com vias aéreas obstruídas) para verificar se as variações da pressão esofágica mudam de acordo com a pressão das vias aéreas durante um esforço inspiratório.</w:t>
      </w:r>
    </w:p>
    <w:p w14:paraId="6B0B311F" w14:textId="77777777" w:rsidR="00A17272" w:rsidRDefault="00CF4F91" w:rsidP="001F095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A17272">
        <w:rPr>
          <w:rFonts w:asciiTheme="majorHAnsi" w:hAnsiTheme="majorHAnsi" w:cstheme="majorHAnsi"/>
        </w:rPr>
        <w:t>Em indivíduos sujeitos a ventilação não invasiva, a pressão esofágica será sempre negativa no início do ato inspiratório.</w:t>
      </w:r>
    </w:p>
    <w:p w14:paraId="47B6D5F7" w14:textId="4E301E1A" w:rsidR="008E3BC3" w:rsidRPr="00A17272" w:rsidRDefault="00CF4F91" w:rsidP="00594333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A17272">
        <w:rPr>
          <w:rFonts w:asciiTheme="majorHAnsi" w:hAnsiTheme="majorHAnsi" w:cstheme="majorHAnsi"/>
        </w:rPr>
        <w:t>A sonda NutriVent™ é fornecida com 1 marcador radiopaco colocado no centro do balão esofágico, facilmente identificado com uma radiografia simples da parede torácica. O marcador deve estar no esófago.</w:t>
      </w:r>
    </w:p>
    <w:p w14:paraId="3A5FA532" w14:textId="03B944DC" w:rsidR="008E3BC3" w:rsidRDefault="008E3BC3" w:rsidP="008E3BC3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6C70133C" w14:textId="77455876" w:rsidR="005355C3" w:rsidRPr="00004411" w:rsidRDefault="005355C3" w:rsidP="00FF0EBD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Contraindicações para a colocação </w:t>
      </w:r>
      <w:r w:rsidRPr="007B079D">
        <w:rPr>
          <w:rFonts w:asciiTheme="majorHAnsi" w:hAnsiTheme="majorHAnsi" w:cstheme="majorHAnsi"/>
          <w:b/>
          <w:bCs/>
        </w:rPr>
        <w:t>da Sonda Nasogástrica Polifuncional Nutrivent</w:t>
      </w:r>
      <w:r w:rsidRPr="007B079D">
        <w:rPr>
          <w:rFonts w:asciiTheme="majorHAnsi" w:hAnsiTheme="majorHAnsi" w:cstheme="majorHAnsi"/>
          <w:b/>
          <w:bCs/>
          <w:vertAlign w:val="superscript"/>
        </w:rPr>
        <w:t xml:space="preserve"> TM</w:t>
      </w:r>
    </w:p>
    <w:p w14:paraId="1FAE868E" w14:textId="7BBCB6AA" w:rsidR="00004411" w:rsidRDefault="00004411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As contraindicações à colocação da </w:t>
      </w:r>
      <w:r w:rsidRPr="00004411">
        <w:rPr>
          <w:rFonts w:asciiTheme="majorHAnsi" w:hAnsiTheme="majorHAnsi" w:cstheme="majorHAnsi"/>
        </w:rPr>
        <w:t>sonda NutriVent™</w:t>
      </w:r>
      <w:r>
        <w:rPr>
          <w:rFonts w:asciiTheme="majorHAnsi" w:hAnsiTheme="majorHAnsi" w:cstheme="majorHAnsi"/>
        </w:rPr>
        <w:t xml:space="preserve"> são comuns a todos os tipos de cateter esofágico:</w:t>
      </w:r>
    </w:p>
    <w:p w14:paraId="71D8880B" w14:textId="130833D2" w:rsidR="00004411" w:rsidRDefault="00004411" w:rsidP="0000441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Coagulopatia não controlada</w:t>
      </w:r>
    </w:p>
    <w:p w14:paraId="15C5AE55" w14:textId="2DD488D0" w:rsidR="00004411" w:rsidRDefault="00004411" w:rsidP="0000441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Trombocitopenia grave</w:t>
      </w:r>
    </w:p>
    <w:p w14:paraId="5E7DE155" w14:textId="3B337F0B" w:rsidR="00004411" w:rsidRDefault="00004411" w:rsidP="0000441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Traumatismos nasais</w:t>
      </w:r>
      <w:r w:rsidR="000F41BA">
        <w:rPr>
          <w:rFonts w:asciiTheme="majorHAnsi" w:hAnsiTheme="majorHAnsi" w:cstheme="majorHAnsi"/>
        </w:rPr>
        <w:t>, cirurgia nasofaríngea recente, epistaxe, entre outros.</w:t>
      </w:r>
    </w:p>
    <w:p w14:paraId="7605E29A" w14:textId="61047BA7" w:rsidR="00004411" w:rsidRPr="00004411" w:rsidRDefault="00004411" w:rsidP="0000441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Varizes esofágicas</w:t>
      </w:r>
      <w:r w:rsidR="000F41BA">
        <w:rPr>
          <w:rFonts w:asciiTheme="majorHAnsi" w:hAnsiTheme="majorHAnsi" w:cstheme="majorHAnsi"/>
        </w:rPr>
        <w:t>, ulcerações esofágicas,</w:t>
      </w:r>
      <w:r w:rsidR="004B3A9B">
        <w:rPr>
          <w:rFonts w:asciiTheme="majorHAnsi" w:hAnsiTheme="majorHAnsi" w:cstheme="majorHAnsi"/>
        </w:rPr>
        <w:t xml:space="preserve"> divertículos,</w:t>
      </w:r>
      <w:r w:rsidR="000F41BA">
        <w:rPr>
          <w:rFonts w:asciiTheme="majorHAnsi" w:hAnsiTheme="majorHAnsi" w:cstheme="majorHAnsi"/>
        </w:rPr>
        <w:t xml:space="preserve"> cirurgia esofágica ou gástrica recente, tumores esofágicos e/ou gástricos, entre outros. </w:t>
      </w:r>
    </w:p>
    <w:p w14:paraId="0E383913" w14:textId="77777777" w:rsidR="005355C3" w:rsidRDefault="005355C3" w:rsidP="005355C3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382A2A1E" w14:textId="533D298E" w:rsidR="00903899" w:rsidRPr="007B079D" w:rsidRDefault="00903899" w:rsidP="00FF0EBD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Montagem do sistema</w:t>
      </w:r>
    </w:p>
    <w:p w14:paraId="23CFF570" w14:textId="30C7EBCE" w:rsidR="00FF0EBD" w:rsidRPr="007B079D" w:rsidRDefault="00FF0EBD" w:rsidP="00FF0EBD">
      <w:pPr>
        <w:ind w:left="360"/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</w:rPr>
        <w:t>A montagem do sistema é da responsabilidade do enfermeiro do doente.</w:t>
      </w:r>
    </w:p>
    <w:p w14:paraId="2A510ABC" w14:textId="73F4DCE7" w:rsidR="00903899" w:rsidRDefault="00903899" w:rsidP="00903899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 xml:space="preserve">Programação </w:t>
      </w:r>
      <w:r w:rsidR="007B079D">
        <w:rPr>
          <w:rFonts w:asciiTheme="majorHAnsi" w:hAnsiTheme="majorHAnsi" w:cstheme="majorHAnsi"/>
          <w:b/>
          <w:bCs/>
        </w:rPr>
        <w:t xml:space="preserve">do sistema </w:t>
      </w:r>
    </w:p>
    <w:p w14:paraId="03421038" w14:textId="41B6432F" w:rsidR="007B079D" w:rsidRDefault="007B079D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 programação dos parâmetros </w:t>
      </w:r>
      <w:r>
        <w:rPr>
          <w:rFonts w:asciiTheme="majorHAnsi" w:hAnsiTheme="majorHAnsi" w:cstheme="majorHAnsi"/>
        </w:rPr>
        <w:t xml:space="preserve">ventilatórios e ajuste dos mesmos em função da medição da pressão esofágica </w:t>
      </w:r>
      <w:r w:rsidRPr="007B079D">
        <w:rPr>
          <w:rFonts w:asciiTheme="majorHAnsi" w:hAnsiTheme="majorHAnsi" w:cstheme="majorHAnsi"/>
        </w:rPr>
        <w:t xml:space="preserve">é da responsabilidade do médico de serviço. </w:t>
      </w:r>
    </w:p>
    <w:p w14:paraId="6DB8AE39" w14:textId="346C2485" w:rsidR="00F82060" w:rsidRPr="00F82060" w:rsidRDefault="00F82060" w:rsidP="00672CA6">
      <w:pPr>
        <w:ind w:left="360" w:firstLine="348"/>
        <w:jc w:val="both"/>
        <w:rPr>
          <w:rFonts w:asciiTheme="majorHAnsi" w:hAnsiTheme="majorHAnsi" w:cstheme="majorHAnsi"/>
          <w:b/>
          <w:bCs/>
        </w:rPr>
      </w:pPr>
      <w:r w:rsidRPr="00F82060">
        <w:rPr>
          <w:rFonts w:asciiTheme="majorHAnsi" w:hAnsiTheme="majorHAnsi" w:cstheme="majorHAnsi"/>
        </w:rPr>
        <w:t>O dispositivo permite detetar e registar, em contínuo, os valores da Pressão esofágica, mas não permite a adaptação automática do ventilador, devendo a operação ser efetuada de forma estritamente manual, pelo médico</w:t>
      </w:r>
      <w:r>
        <w:rPr>
          <w:rFonts w:asciiTheme="majorHAnsi" w:hAnsiTheme="majorHAnsi" w:cstheme="majorHAnsi"/>
        </w:rPr>
        <w:t>.</w:t>
      </w:r>
    </w:p>
    <w:p w14:paraId="4C70D284" w14:textId="298D7E8E" w:rsidR="00903899" w:rsidRDefault="00641C23" w:rsidP="00903899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</w:t>
      </w:r>
      <w:r w:rsidR="001E2332">
        <w:rPr>
          <w:rFonts w:asciiTheme="majorHAnsi" w:hAnsiTheme="majorHAnsi" w:cstheme="majorHAnsi"/>
          <w:b/>
          <w:bCs/>
        </w:rPr>
        <w:t xml:space="preserve">onitorização </w:t>
      </w:r>
    </w:p>
    <w:p w14:paraId="7BCADE2E" w14:textId="1A31AC9C" w:rsidR="001E2332" w:rsidRDefault="001E2332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1E2332">
        <w:rPr>
          <w:rFonts w:asciiTheme="majorHAnsi" w:hAnsiTheme="majorHAnsi" w:cstheme="majorHAnsi"/>
        </w:rPr>
        <w:t xml:space="preserve">É da competência do médico de serviço verificar se estão reunidas todas as condições para iniciar </w:t>
      </w:r>
      <w:r>
        <w:rPr>
          <w:rFonts w:asciiTheme="majorHAnsi" w:hAnsiTheme="majorHAnsi" w:cstheme="majorHAnsi"/>
        </w:rPr>
        <w:t>a monitorização com cateter esofágico</w:t>
      </w:r>
      <w:r w:rsidRPr="001E2332">
        <w:rPr>
          <w:rFonts w:asciiTheme="majorHAnsi" w:hAnsiTheme="majorHAnsi" w:cstheme="majorHAnsi"/>
        </w:rPr>
        <w:t xml:space="preserve"> com os níveis de segurança recomendados</w:t>
      </w:r>
      <w:r>
        <w:rPr>
          <w:rFonts w:asciiTheme="majorHAnsi" w:hAnsiTheme="majorHAnsi" w:cstheme="majorHAnsi"/>
        </w:rPr>
        <w:t xml:space="preserve">. </w:t>
      </w:r>
    </w:p>
    <w:p w14:paraId="5291325E" w14:textId="77777777" w:rsidR="00641C23" w:rsidRDefault="00641C23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1E2332">
        <w:rPr>
          <w:rFonts w:asciiTheme="majorHAnsi" w:hAnsiTheme="majorHAnsi" w:cstheme="majorHAnsi"/>
        </w:rPr>
        <w:t>A monitorização pressupõe vigilância clínica</w:t>
      </w:r>
      <w:r>
        <w:rPr>
          <w:rFonts w:asciiTheme="majorHAnsi" w:hAnsiTheme="majorHAnsi" w:cstheme="majorHAnsi"/>
        </w:rPr>
        <w:t xml:space="preserve">. </w:t>
      </w:r>
      <w:r w:rsidRPr="001E2332">
        <w:rPr>
          <w:rFonts w:asciiTheme="majorHAnsi" w:hAnsiTheme="majorHAnsi" w:cstheme="majorHAnsi"/>
        </w:rPr>
        <w:t>Todos os doentes devem ter monitorização contínua das pressões arteriais (invasivas), da saturação periférica do oxigénio, e do ritmo e da frequência cardíacas.</w:t>
      </w:r>
      <w:r>
        <w:rPr>
          <w:rFonts w:asciiTheme="majorHAnsi" w:hAnsiTheme="majorHAnsi" w:cstheme="majorHAnsi"/>
        </w:rPr>
        <w:t xml:space="preserve"> </w:t>
      </w:r>
    </w:p>
    <w:p w14:paraId="10F4F348" w14:textId="0BAD9558" w:rsidR="00381806" w:rsidRDefault="00381806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381806">
        <w:rPr>
          <w:rFonts w:asciiTheme="majorHAnsi" w:hAnsiTheme="majorHAnsi" w:cstheme="majorHAnsi"/>
        </w:rPr>
        <w:t>Durante a ventilação mecânica, para uma correta medição da pressão transpulmonar (PL) é necessário que o</w:t>
      </w:r>
      <w:r>
        <w:rPr>
          <w:rFonts w:asciiTheme="majorHAnsi" w:hAnsiTheme="majorHAnsi" w:cstheme="majorHAnsi"/>
        </w:rPr>
        <w:t xml:space="preserve"> doente</w:t>
      </w:r>
      <w:r w:rsidRPr="00381806">
        <w:rPr>
          <w:rFonts w:asciiTheme="majorHAnsi" w:hAnsiTheme="majorHAnsi" w:cstheme="majorHAnsi"/>
        </w:rPr>
        <w:t xml:space="preserve"> est</w:t>
      </w:r>
      <w:r>
        <w:rPr>
          <w:rFonts w:asciiTheme="majorHAnsi" w:hAnsiTheme="majorHAnsi" w:cstheme="majorHAnsi"/>
        </w:rPr>
        <w:t>eja</w:t>
      </w:r>
      <w:r w:rsidRPr="00381806">
        <w:rPr>
          <w:rFonts w:asciiTheme="majorHAnsi" w:hAnsiTheme="majorHAnsi" w:cstheme="majorHAnsi"/>
        </w:rPr>
        <w:t xml:space="preserve"> bem</w:t>
      </w:r>
      <w:r>
        <w:rPr>
          <w:rFonts w:asciiTheme="majorHAnsi" w:hAnsiTheme="majorHAnsi" w:cstheme="majorHAnsi"/>
        </w:rPr>
        <w:t>-adaptado</w:t>
      </w:r>
      <w:r w:rsidRPr="00381806">
        <w:rPr>
          <w:rFonts w:asciiTheme="majorHAnsi" w:hAnsiTheme="majorHAnsi" w:cstheme="majorHAnsi"/>
        </w:rPr>
        <w:t xml:space="preserve"> à ventilação mecânica, adequadamente sedado e eventualmente cura</w:t>
      </w:r>
      <w:r>
        <w:rPr>
          <w:rFonts w:asciiTheme="majorHAnsi" w:hAnsiTheme="majorHAnsi" w:cstheme="majorHAnsi"/>
        </w:rPr>
        <w:t>rizado</w:t>
      </w:r>
      <w:r w:rsidRPr="00381806">
        <w:rPr>
          <w:rFonts w:asciiTheme="majorHAnsi" w:hAnsiTheme="majorHAnsi" w:cstheme="majorHAnsi"/>
        </w:rPr>
        <w:t>. O</w:t>
      </w:r>
      <w:r>
        <w:rPr>
          <w:rFonts w:asciiTheme="majorHAnsi" w:hAnsiTheme="majorHAnsi" w:cstheme="majorHAnsi"/>
        </w:rPr>
        <w:t xml:space="preserve"> </w:t>
      </w:r>
      <w:r w:rsidRPr="00381806">
        <w:rPr>
          <w:rFonts w:asciiTheme="majorHAnsi" w:hAnsiTheme="majorHAnsi" w:cstheme="majorHAnsi"/>
        </w:rPr>
        <w:t>modo de ventilação é irrelevante</w:t>
      </w:r>
      <w:r>
        <w:rPr>
          <w:rFonts w:asciiTheme="majorHAnsi" w:hAnsiTheme="majorHAnsi" w:cstheme="majorHAnsi"/>
        </w:rPr>
        <w:t xml:space="preserve">. </w:t>
      </w:r>
    </w:p>
    <w:p w14:paraId="7617794D" w14:textId="5A49D06E" w:rsidR="00903899" w:rsidRDefault="00903899" w:rsidP="00903899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M</w:t>
      </w:r>
      <w:r w:rsidR="00641C23">
        <w:rPr>
          <w:rFonts w:asciiTheme="majorHAnsi" w:hAnsiTheme="majorHAnsi" w:cstheme="majorHAnsi"/>
          <w:b/>
          <w:bCs/>
        </w:rPr>
        <w:t>ediç</w:t>
      </w:r>
      <w:r w:rsidR="00381806">
        <w:rPr>
          <w:rFonts w:asciiTheme="majorHAnsi" w:hAnsiTheme="majorHAnsi" w:cstheme="majorHAnsi"/>
          <w:b/>
          <w:bCs/>
        </w:rPr>
        <w:t>ão da Pressão Esofágica</w:t>
      </w:r>
    </w:p>
    <w:p w14:paraId="52C072C4" w14:textId="3F90393B" w:rsidR="00381806" w:rsidRDefault="00381806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381806">
        <w:rPr>
          <w:rFonts w:asciiTheme="majorHAnsi" w:hAnsiTheme="majorHAnsi" w:cstheme="majorHAnsi"/>
        </w:rPr>
        <w:t>Para verificar a posição do balão e seu preenchimento adequado</w:t>
      </w:r>
      <w:ins w:id="80" w:author="João  Carvalho" w:date="2023-11-01T17:48:00Z">
        <w:r w:rsidR="00A46A77">
          <w:rPr>
            <w:rFonts w:asciiTheme="majorHAnsi" w:hAnsiTheme="majorHAnsi" w:cstheme="majorHAnsi"/>
          </w:rPr>
          <w:t xml:space="preserve"> é realizado</w:t>
        </w:r>
      </w:ins>
      <w:del w:id="81" w:author="João  Carvalho" w:date="2023-11-01T17:48:00Z">
        <w:r w:rsidRPr="00381806" w:rsidDel="00A46A77">
          <w:rPr>
            <w:rFonts w:asciiTheme="majorHAnsi" w:hAnsiTheme="majorHAnsi" w:cstheme="majorHAnsi"/>
          </w:rPr>
          <w:delText>,</w:delText>
        </w:r>
      </w:del>
      <w:r w:rsidRPr="00381806">
        <w:rPr>
          <w:rFonts w:asciiTheme="majorHAnsi" w:hAnsiTheme="majorHAnsi" w:cstheme="majorHAnsi"/>
        </w:rPr>
        <w:t xml:space="preserve"> um teste de validação, também chamado de teste de oclusão. Durante a manobra de oclusão expiratória final, a via aérea ocluída impede alterações no volume intratorácico. O esforço respiratório do paciente, ou compressão esternal suave, leva a</w:t>
      </w:r>
      <w:r>
        <w:rPr>
          <w:rFonts w:asciiTheme="majorHAnsi" w:hAnsiTheme="majorHAnsi" w:cstheme="majorHAnsi"/>
        </w:rPr>
        <w:t xml:space="preserve"> variações</w:t>
      </w:r>
      <w:r w:rsidRPr="00381806">
        <w:rPr>
          <w:rFonts w:asciiTheme="majorHAnsi" w:hAnsiTheme="majorHAnsi" w:cstheme="majorHAnsi"/>
        </w:rPr>
        <w:t xml:space="preserve"> na pressão intratorácica que são igualmente transferidas para as vias aéreas, espaço pleural e es</w:t>
      </w:r>
      <w:r w:rsidR="0084432D">
        <w:rPr>
          <w:rFonts w:asciiTheme="majorHAnsi" w:hAnsiTheme="majorHAnsi" w:cstheme="majorHAnsi"/>
        </w:rPr>
        <w:t>ó</w:t>
      </w:r>
      <w:r w:rsidRPr="00381806">
        <w:rPr>
          <w:rFonts w:asciiTheme="majorHAnsi" w:hAnsiTheme="majorHAnsi" w:cstheme="majorHAnsi"/>
        </w:rPr>
        <w:t>fago. No caso de um cateter de balão adequadamente colocado e preenchido, espera-se que as alterações em Pes (∆Pes) sejam iguais às alterações em Paw (∆Paw).</w:t>
      </w:r>
    </w:p>
    <w:p w14:paraId="1A9E6475" w14:textId="77777777" w:rsidR="00672CA6" w:rsidRDefault="0084432D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Assim, o teste de validação da medição da pressão esofágica</w:t>
      </w:r>
      <w:r w:rsidRPr="0084432D">
        <w:rPr>
          <w:rFonts w:asciiTheme="majorHAnsi" w:hAnsiTheme="majorHAnsi" w:cstheme="majorHAnsi"/>
        </w:rPr>
        <w:t xml:space="preserve"> pode ser confirmad</w:t>
      </w:r>
      <w:r>
        <w:rPr>
          <w:rFonts w:asciiTheme="majorHAnsi" w:hAnsiTheme="majorHAnsi" w:cstheme="majorHAnsi"/>
        </w:rPr>
        <w:t xml:space="preserve">o </w:t>
      </w:r>
      <w:r w:rsidRPr="0084432D">
        <w:rPr>
          <w:rFonts w:asciiTheme="majorHAnsi" w:hAnsiTheme="majorHAnsi" w:cstheme="majorHAnsi"/>
        </w:rPr>
        <w:t>por um teste de oclusão de pressão negativa durante a respiração espontânea ou um teste de oclusão de pressão positiva durante a ventilação passiva.</w:t>
      </w:r>
      <w:r>
        <w:rPr>
          <w:rFonts w:asciiTheme="majorHAnsi" w:hAnsiTheme="majorHAnsi" w:cstheme="majorHAnsi"/>
        </w:rPr>
        <w:t xml:space="preserve"> </w:t>
      </w:r>
    </w:p>
    <w:p w14:paraId="634BAB6C" w14:textId="77777777" w:rsidR="00672CA6" w:rsidRDefault="0084432D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 primeiro caso, durante a oclusão no final da e</w:t>
      </w:r>
      <w:r w:rsidR="00B56C44">
        <w:rPr>
          <w:rFonts w:asciiTheme="majorHAnsi" w:hAnsiTheme="majorHAnsi" w:cstheme="majorHAnsi"/>
        </w:rPr>
        <w:t xml:space="preserve">xpiração, o paciente consegue desencadear esforço inspiratório (pressão pleural negativa), contra uma via aérea ocluída. A variação negativa na pressão da via aérea é idêntica a variação negativa na pressão esofágica, e a pressão transpulmonar mantém-se inalterada durante o teste de oclusão. </w:t>
      </w:r>
    </w:p>
    <w:p w14:paraId="35C565F5" w14:textId="49808A6F" w:rsidR="0084432D" w:rsidRDefault="00B56C44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 segundo caso, o doente não apresenta ventilação espontânea</w:t>
      </w:r>
      <w:r w:rsidR="008D0349">
        <w:rPr>
          <w:rFonts w:asciiTheme="majorHAnsi" w:hAnsiTheme="majorHAnsi" w:cstheme="majorHAnsi"/>
        </w:rPr>
        <w:t xml:space="preserve">. Assim, durante uma oclusão no final da expiração, o doente </w:t>
      </w:r>
      <w:r w:rsidR="00294F62">
        <w:rPr>
          <w:rFonts w:asciiTheme="majorHAnsi" w:hAnsiTheme="majorHAnsi" w:cstheme="majorHAnsi"/>
        </w:rPr>
        <w:t>o paciente não consegue desencadear esforço inspiratório. É necessário efetuar compressão manual da parede torácica ou do abdómen para desencadear um aumento transitório na pressão pleural, sendo que a variação positiva na pressão da via aérea é semelhante à variação positiva na pressão esofágica e a pressão transpulmonar mantém-se novamente inalterada.</w:t>
      </w:r>
    </w:p>
    <w:p w14:paraId="40E24A4C" w14:textId="68FC4C09" w:rsidR="00294F62" w:rsidRDefault="00294F62" w:rsidP="00672CA6">
      <w:pPr>
        <w:ind w:left="360"/>
        <w:jc w:val="center"/>
        <w:rPr>
          <w:rFonts w:asciiTheme="majorHAnsi" w:hAnsiTheme="majorHAnsi" w:cstheme="majorHAnsi"/>
          <w:u w:val="single"/>
        </w:rPr>
      </w:pPr>
      <w:r w:rsidRPr="00294F62">
        <w:rPr>
          <w:rFonts w:asciiTheme="majorHAnsi" w:hAnsiTheme="majorHAnsi" w:cstheme="majorHAnsi"/>
          <w:u w:val="single"/>
        </w:rPr>
        <w:t xml:space="preserve">»» após verificação do correto posicionamento da Sonda Nasogástrica, segue-se a medição da pressão esofágica para conseguirmos obter o valor da pressão transpulmonar. </w:t>
      </w:r>
      <w:r w:rsidR="00B02234">
        <w:rPr>
          <w:rFonts w:asciiTheme="majorHAnsi" w:hAnsiTheme="majorHAnsi" w:cstheme="majorHAnsi"/>
          <w:u w:val="single"/>
        </w:rPr>
        <w:t>A medição da Pressão Esofágica deve ser realizada durante uma pausa no fim da expiração.</w:t>
      </w:r>
    </w:p>
    <w:p w14:paraId="4AF8EBDF" w14:textId="0D7D5856" w:rsidR="00294F62" w:rsidRDefault="00294F62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294F62">
        <w:rPr>
          <w:rFonts w:asciiTheme="majorHAnsi" w:hAnsiTheme="majorHAnsi" w:cstheme="majorHAnsi"/>
        </w:rPr>
        <w:t xml:space="preserve">A subtração direta dos valores absolutos de Paw </w:t>
      </w:r>
      <w:r>
        <w:rPr>
          <w:rFonts w:asciiTheme="majorHAnsi" w:hAnsiTheme="majorHAnsi" w:cstheme="majorHAnsi"/>
        </w:rPr>
        <w:t xml:space="preserve">(pressão das vias aéreas) </w:t>
      </w:r>
      <w:r w:rsidRPr="00294F62">
        <w:rPr>
          <w:rFonts w:asciiTheme="majorHAnsi" w:hAnsiTheme="majorHAnsi" w:cstheme="majorHAnsi"/>
        </w:rPr>
        <w:t>e Pes</w:t>
      </w:r>
      <w:r>
        <w:rPr>
          <w:rFonts w:asciiTheme="majorHAnsi" w:hAnsiTheme="majorHAnsi" w:cstheme="majorHAnsi"/>
        </w:rPr>
        <w:t xml:space="preserve"> (pressão esofágica)</w:t>
      </w:r>
      <w:r w:rsidRPr="00294F62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permite-nos obter o valor da pressão transpulmonar (PL), sendo</w:t>
      </w:r>
      <w:r w:rsidRPr="00294F62">
        <w:rPr>
          <w:rFonts w:asciiTheme="majorHAnsi" w:hAnsiTheme="majorHAnsi" w:cstheme="majorHAnsi"/>
        </w:rPr>
        <w:t xml:space="preserve"> atualmente considerada uma estimativa precisa do PL no meio do tórax e regiões dependentes, com implicações para </w:t>
      </w:r>
      <w:r>
        <w:rPr>
          <w:rFonts w:asciiTheme="majorHAnsi" w:hAnsiTheme="majorHAnsi" w:cstheme="majorHAnsi"/>
        </w:rPr>
        <w:t xml:space="preserve">a configuração da </w:t>
      </w:r>
      <w:r w:rsidRPr="00294F62">
        <w:rPr>
          <w:rFonts w:asciiTheme="majorHAnsi" w:hAnsiTheme="majorHAnsi" w:cstheme="majorHAnsi"/>
        </w:rPr>
        <w:t>PEEP</w:t>
      </w:r>
      <w:r>
        <w:rPr>
          <w:rFonts w:asciiTheme="majorHAnsi" w:hAnsiTheme="majorHAnsi" w:cstheme="majorHAnsi"/>
        </w:rPr>
        <w:t xml:space="preserve"> ideal, com o objetivo de</w:t>
      </w:r>
      <w:r w:rsidRPr="00294F62">
        <w:rPr>
          <w:rFonts w:asciiTheme="majorHAnsi" w:hAnsiTheme="majorHAnsi" w:cstheme="majorHAnsi"/>
        </w:rPr>
        <w:t xml:space="preserve"> diminuir o risco de desrecrutamento no pulmão dependente</w:t>
      </w:r>
      <w:r>
        <w:rPr>
          <w:rFonts w:asciiTheme="majorHAnsi" w:hAnsiTheme="majorHAnsi" w:cstheme="majorHAnsi"/>
        </w:rPr>
        <w:t xml:space="preserve">. </w:t>
      </w:r>
    </w:p>
    <w:p w14:paraId="08AF9F4E" w14:textId="5CDFB235" w:rsidR="00294F62" w:rsidRDefault="00294F62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Portanto, </w:t>
      </w:r>
    </w:p>
    <w:p w14:paraId="69EF12D1" w14:textId="050A5F7A" w:rsidR="00294F62" w:rsidRPr="00B53727" w:rsidRDefault="00294F62" w:rsidP="00B53727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B53727">
        <w:rPr>
          <w:rFonts w:asciiTheme="majorHAnsi" w:hAnsiTheme="majorHAnsi" w:cstheme="majorHAnsi"/>
          <w:b/>
          <w:bCs/>
        </w:rPr>
        <w:t>PL</w:t>
      </w:r>
      <w:ins w:id="82" w:author="João  Carvalho" w:date="2023-11-01T17:49:00Z">
        <w:r w:rsidR="00A46A77">
          <w:rPr>
            <w:rFonts w:asciiTheme="majorHAnsi" w:hAnsiTheme="majorHAnsi" w:cstheme="majorHAnsi"/>
            <w:b/>
            <w:bCs/>
          </w:rPr>
          <w:t xml:space="preserve"> </w:t>
        </w:r>
      </w:ins>
      <w:r w:rsidRPr="00B53727">
        <w:rPr>
          <w:rFonts w:asciiTheme="majorHAnsi" w:hAnsiTheme="majorHAnsi" w:cstheme="majorHAnsi"/>
          <w:b/>
          <w:bCs/>
        </w:rPr>
        <w:t>=</w:t>
      </w:r>
      <w:ins w:id="83" w:author="João  Carvalho" w:date="2023-11-01T17:49:00Z">
        <w:r w:rsidR="00A46A77">
          <w:rPr>
            <w:rFonts w:asciiTheme="majorHAnsi" w:hAnsiTheme="majorHAnsi" w:cstheme="majorHAnsi"/>
            <w:b/>
            <w:bCs/>
          </w:rPr>
          <w:t xml:space="preserve"> </w:t>
        </w:r>
      </w:ins>
      <w:proofErr w:type="spellStart"/>
      <w:r w:rsidRPr="00B53727">
        <w:rPr>
          <w:rFonts w:asciiTheme="majorHAnsi" w:hAnsiTheme="majorHAnsi" w:cstheme="majorHAnsi"/>
          <w:b/>
          <w:bCs/>
        </w:rPr>
        <w:t>Paw</w:t>
      </w:r>
      <w:proofErr w:type="spellEnd"/>
      <w:ins w:id="84" w:author="João  Carvalho" w:date="2023-11-01T17:49:00Z">
        <w:r w:rsidR="00A46A77">
          <w:rPr>
            <w:rFonts w:asciiTheme="majorHAnsi" w:hAnsiTheme="majorHAnsi" w:cstheme="majorHAnsi"/>
            <w:b/>
            <w:bCs/>
          </w:rPr>
          <w:t xml:space="preserve"> </w:t>
        </w:r>
      </w:ins>
      <w:r w:rsidRPr="00B53727">
        <w:rPr>
          <w:rFonts w:asciiTheme="majorHAnsi" w:hAnsiTheme="majorHAnsi" w:cstheme="majorHAnsi"/>
          <w:b/>
          <w:bCs/>
        </w:rPr>
        <w:t xml:space="preserve">- </w:t>
      </w:r>
      <w:proofErr w:type="spellStart"/>
      <w:r w:rsidRPr="00B53727">
        <w:rPr>
          <w:rFonts w:asciiTheme="majorHAnsi" w:hAnsiTheme="majorHAnsi" w:cstheme="majorHAnsi"/>
          <w:b/>
          <w:bCs/>
        </w:rPr>
        <w:t>Pes</w:t>
      </w:r>
      <w:proofErr w:type="spellEnd"/>
    </w:p>
    <w:p w14:paraId="4A9CA85F" w14:textId="7101892A" w:rsidR="00B02234" w:rsidRDefault="00294F62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Contudo, existem outros métodos de cálculo da pressão transpulmonar que podem ser usados em determinado tipo de situações clínicas.</w:t>
      </w:r>
      <w:r w:rsidR="00B53727">
        <w:rPr>
          <w:rFonts w:asciiTheme="majorHAnsi" w:hAnsiTheme="majorHAnsi" w:cstheme="majorHAnsi"/>
        </w:rPr>
        <w:t xml:space="preserve">  O anexo 10 mostra todos os </w:t>
      </w:r>
      <w:r w:rsidR="00B53727" w:rsidRPr="00B53727">
        <w:rPr>
          <w:rFonts w:asciiTheme="majorHAnsi" w:hAnsiTheme="majorHAnsi" w:cstheme="majorHAnsi"/>
        </w:rPr>
        <w:t xml:space="preserve">métodos sugeridos para calcular a pressão transpulmonar inspiratória, a pressão transpulmonar expiratória, a pressão transpulmonar total e a </w:t>
      </w:r>
      <w:r w:rsidR="00B53727" w:rsidRPr="00F967DB">
        <w:rPr>
          <w:rFonts w:asciiTheme="majorHAnsi" w:hAnsiTheme="majorHAnsi" w:cstheme="majorHAnsi"/>
          <w:i/>
          <w:iCs/>
        </w:rPr>
        <w:t xml:space="preserve">Driving </w:t>
      </w:r>
      <w:r w:rsidR="00F967DB" w:rsidRPr="00F967DB">
        <w:rPr>
          <w:rFonts w:asciiTheme="majorHAnsi" w:hAnsiTheme="majorHAnsi" w:cstheme="majorHAnsi"/>
          <w:i/>
          <w:iCs/>
        </w:rPr>
        <w:t>P</w:t>
      </w:r>
      <w:r w:rsidR="00B53727" w:rsidRPr="00F967DB">
        <w:rPr>
          <w:rFonts w:asciiTheme="majorHAnsi" w:hAnsiTheme="majorHAnsi" w:cstheme="majorHAnsi"/>
          <w:i/>
          <w:iCs/>
        </w:rPr>
        <w:t>ressure</w:t>
      </w:r>
      <w:r w:rsidR="00B53727" w:rsidRPr="00B53727">
        <w:rPr>
          <w:rFonts w:asciiTheme="majorHAnsi" w:hAnsiTheme="majorHAnsi" w:cstheme="majorHAnsi"/>
        </w:rPr>
        <w:t xml:space="preserve"> transpulmonar. Todas as pressões devem ser medid</w:t>
      </w:r>
      <w:r w:rsidR="00B53727">
        <w:rPr>
          <w:rFonts w:asciiTheme="majorHAnsi" w:hAnsiTheme="majorHAnsi" w:cstheme="majorHAnsi"/>
        </w:rPr>
        <w:t>a</w:t>
      </w:r>
      <w:r w:rsidR="00B53727" w:rsidRPr="00B53727">
        <w:rPr>
          <w:rFonts w:asciiTheme="majorHAnsi" w:hAnsiTheme="majorHAnsi" w:cstheme="majorHAnsi"/>
        </w:rPr>
        <w:t>s em condições estáticas após a manobra de oclusão das vias aéreas.</w:t>
      </w:r>
      <w:r w:rsidR="006D053D">
        <w:rPr>
          <w:rFonts w:asciiTheme="majorHAnsi" w:hAnsiTheme="majorHAnsi" w:cstheme="majorHAnsi"/>
        </w:rPr>
        <w:t xml:space="preserve"> O anexo 11 mostra os limites sugeridos de variação de pressão transpulmonar em pacientes com ARDS. </w:t>
      </w:r>
    </w:p>
    <w:p w14:paraId="6FF6BA4B" w14:textId="77777777" w:rsidR="00265F2D" w:rsidRPr="004B3A9B" w:rsidRDefault="00265F2D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As medições lidas no monitor utilizando a sonda NutriVent™ são expressas em milímetros de mercúrio: para as exprimir em centímetros de água, é necessário multiplicar os valores lidos por um fator de escala igual a 1,36.</w:t>
      </w:r>
    </w:p>
    <w:p w14:paraId="6755B0CD" w14:textId="77777777" w:rsidR="00265F2D" w:rsidRDefault="00265F2D" w:rsidP="00265F2D">
      <w:p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»» </w:t>
      </w:r>
      <w:r w:rsidRPr="004B3A9B">
        <w:rPr>
          <w:rFonts w:asciiTheme="majorHAnsi" w:hAnsiTheme="majorHAnsi" w:cstheme="majorHAnsi"/>
        </w:rPr>
        <w:t>Por exemplo, 12 mmHg são equivalentes a (12 x 1,36) = 16,3 cmH2O.</w:t>
      </w:r>
    </w:p>
    <w:p w14:paraId="2A27441C" w14:textId="4F74A2DA" w:rsidR="00B02234" w:rsidDel="00A46A77" w:rsidRDefault="00B02234" w:rsidP="00B02234">
      <w:pPr>
        <w:ind w:left="360"/>
        <w:jc w:val="both"/>
        <w:rPr>
          <w:del w:id="85" w:author="João  Carvalho" w:date="2023-11-01T17:50:00Z"/>
          <w:rFonts w:asciiTheme="majorHAnsi" w:hAnsiTheme="majorHAnsi" w:cstheme="majorHAnsi"/>
        </w:rPr>
      </w:pPr>
      <w:del w:id="86" w:author="João  Carvalho" w:date="2023-11-01T17:50:00Z">
        <w:r w:rsidRPr="00DA6AA4" w:rsidDel="00A46A77">
          <w:rPr>
            <w:rFonts w:asciiTheme="majorHAnsi" w:hAnsiTheme="majorHAnsi" w:cstheme="majorHAnsi"/>
            <w:highlight w:val="yellow"/>
          </w:rPr>
          <w:delText xml:space="preserve">NÃO SEI SE HEI-DE COLOCAR ESTA PARTE OU </w:delText>
        </w:r>
        <w:r w:rsidR="00B87586" w:rsidRPr="00DA6AA4" w:rsidDel="00A46A77">
          <w:rPr>
            <w:rFonts w:asciiTheme="majorHAnsi" w:hAnsiTheme="majorHAnsi" w:cstheme="majorHAnsi"/>
            <w:highlight w:val="yellow"/>
          </w:rPr>
          <w:delText>NÃO</w:delText>
        </w:r>
        <w:r w:rsidR="00F2512F" w:rsidDel="00A46A77">
          <w:rPr>
            <w:rFonts w:asciiTheme="majorHAnsi" w:hAnsiTheme="majorHAnsi" w:cstheme="majorHAnsi"/>
            <w:highlight w:val="yellow"/>
          </w:rPr>
          <w:delText xml:space="preserve"> </w:delText>
        </w:r>
        <w:r w:rsidR="00B87586" w:rsidDel="00A46A77">
          <w:rPr>
            <w:rFonts w:asciiTheme="majorHAnsi" w:hAnsiTheme="majorHAnsi" w:cstheme="majorHAnsi"/>
            <w:highlight w:val="yellow"/>
          </w:rPr>
          <w:delText>»</w:delText>
        </w:r>
        <w:r w:rsidRPr="00DA6AA4" w:rsidDel="00A46A77">
          <w:rPr>
            <w:rFonts w:asciiTheme="majorHAnsi" w:hAnsiTheme="majorHAnsi" w:cstheme="majorHAnsi"/>
            <w:highlight w:val="yellow"/>
          </w:rPr>
          <w:delText>»</w:delText>
        </w:r>
        <w:r w:rsidDel="00A46A77">
          <w:rPr>
            <w:rFonts w:asciiTheme="majorHAnsi" w:hAnsiTheme="majorHAnsi" w:cstheme="majorHAnsi"/>
            <w:highlight w:val="yellow"/>
          </w:rPr>
          <w:delText xml:space="preserve"> </w:delText>
        </w:r>
        <w:r w:rsidRPr="00DA6AA4" w:rsidDel="00A46A77">
          <w:rPr>
            <w:rFonts w:asciiTheme="majorHAnsi" w:hAnsiTheme="majorHAnsi" w:cstheme="majorHAnsi"/>
            <w:highlight w:val="yellow"/>
          </w:rPr>
          <w:delText xml:space="preserve"> É AQUELA PARTE QUE VEM EXPLICADA NO MANUAL DA SONDA NASOGÁSTRICA, MAS QUE EU NÃO PERCEBO MUITO BEM O PORQUÊ DE SER ASSIM</w:delText>
        </w:r>
        <w:r w:rsidR="00B87586" w:rsidDel="00A46A77">
          <w:rPr>
            <w:rFonts w:asciiTheme="majorHAnsi" w:hAnsiTheme="majorHAnsi" w:cstheme="majorHAnsi"/>
            <w:highlight w:val="yellow"/>
          </w:rPr>
          <w:delText xml:space="preserve"> </w:delText>
        </w:r>
        <w:r w:rsidRPr="00DA6AA4" w:rsidDel="00A46A77">
          <w:rPr>
            <w:rFonts w:asciiTheme="majorHAnsi" w:hAnsiTheme="majorHAnsi" w:cstheme="majorHAnsi"/>
            <w:highlight w:val="yellow"/>
          </w:rPr>
          <w:delText>»» FOI AQUILO QUE FOI DISCUTIDO EM PARTE DURANTE A REUNIÃO DA APRESENTAÇÃO</w:delText>
        </w:r>
      </w:del>
    </w:p>
    <w:p w14:paraId="7E839F4B" w14:textId="661F2F2F" w:rsidR="00A46A77" w:rsidRPr="004329DF" w:rsidRDefault="00A46A77" w:rsidP="00B02234">
      <w:pPr>
        <w:ind w:left="360"/>
        <w:jc w:val="both"/>
        <w:rPr>
          <w:ins w:id="87" w:author="João  Carvalho" w:date="2023-11-01T17:55:00Z"/>
          <w:rPrChange w:id="88" w:author="João  Carvalho" w:date="2023-11-01T18:06:00Z">
            <w:rPr>
              <w:ins w:id="89" w:author="João  Carvalho" w:date="2023-11-01T17:55:00Z"/>
              <w:highlight w:val="yellow"/>
            </w:rPr>
          </w:rPrChange>
        </w:rPr>
      </w:pPr>
      <w:ins w:id="90" w:author="João  Carvalho" w:date="2023-11-01T17:55:00Z">
        <w:r w:rsidRPr="004329DF">
          <w:rPr>
            <w:rPrChange w:id="91" w:author="João  Carvalho" w:date="2023-11-01T18:06:00Z">
              <w:rPr>
                <w:highlight w:val="yellow"/>
              </w:rPr>
            </w:rPrChange>
          </w:rPr>
          <w:t>Seguidamente descreve-se o procedimento para realizar as medições de pressão esofágica com auxilio da sonda.</w:t>
        </w:r>
      </w:ins>
    </w:p>
    <w:p w14:paraId="06399A55" w14:textId="14F462EB" w:rsidR="00B02234" w:rsidRPr="004329DF" w:rsidRDefault="00B02234" w:rsidP="00B02234">
      <w:pPr>
        <w:ind w:left="360"/>
        <w:jc w:val="both"/>
        <w:rPr>
          <w:rPrChange w:id="92" w:author="João  Carvalho" w:date="2023-11-01T18:06:00Z">
            <w:rPr>
              <w:highlight w:val="yellow"/>
            </w:rPr>
          </w:rPrChange>
        </w:rPr>
      </w:pPr>
      <w:r w:rsidRPr="004329DF">
        <w:rPr>
          <w:rPrChange w:id="93" w:author="João  Carvalho" w:date="2023-11-01T18:06:00Z">
            <w:rPr>
              <w:highlight w:val="yellow"/>
            </w:rPr>
          </w:rPrChange>
        </w:rPr>
        <w:t xml:space="preserve">Depois de posicionar a sonda NutriVent™, faça uma pausa no fim da </w:t>
      </w:r>
      <w:del w:id="94" w:author="João  Carvalho" w:date="2023-11-01T17:54:00Z">
        <w:r w:rsidRPr="004329DF" w:rsidDel="00A46A77">
          <w:rPr>
            <w:rPrChange w:id="95" w:author="João  Carvalho" w:date="2023-11-01T18:06:00Z">
              <w:rPr>
                <w:highlight w:val="yellow"/>
              </w:rPr>
            </w:rPrChange>
          </w:rPr>
          <w:delText>exalação</w:delText>
        </w:r>
      </w:del>
      <w:ins w:id="96" w:author="João  Carvalho" w:date="2023-11-01T17:54:00Z">
        <w:r w:rsidR="00A46A77" w:rsidRPr="004329DF">
          <w:rPr>
            <w:rPrChange w:id="97" w:author="João  Carvalho" w:date="2023-11-01T18:06:00Z">
              <w:rPr>
                <w:highlight w:val="yellow"/>
              </w:rPr>
            </w:rPrChange>
          </w:rPr>
          <w:t>expiração</w:t>
        </w:r>
      </w:ins>
      <w:r w:rsidRPr="004329DF">
        <w:rPr>
          <w:rPrChange w:id="98" w:author="João  Carvalho" w:date="2023-11-01T18:06:00Z">
            <w:rPr>
              <w:highlight w:val="yellow"/>
            </w:rPr>
          </w:rPrChange>
        </w:rPr>
        <w:t xml:space="preserve">, seguida de uma pausa no fim da inspiração. Desta forma, o fluxo expiratório e o fluxo de inspiração estarão ausentes e as pressões que se desenvolverão dentro do sistema respiratório apenas refletirão as propriedades elásticas, as que levam aos danos pulmonares, se existirem. No caso de não ser possível </w:t>
      </w:r>
      <w:r w:rsidR="00F967DB" w:rsidRPr="004329DF">
        <w:rPr>
          <w:rPrChange w:id="99" w:author="João  Carvalho" w:date="2023-11-01T18:06:00Z">
            <w:rPr>
              <w:highlight w:val="yellow"/>
            </w:rPr>
          </w:rPrChange>
        </w:rPr>
        <w:t xml:space="preserve">realizar pausa </w:t>
      </w:r>
      <w:r w:rsidRPr="004329DF">
        <w:rPr>
          <w:rPrChange w:id="100" w:author="João  Carvalho" w:date="2023-11-01T18:06:00Z">
            <w:rPr>
              <w:highlight w:val="yellow"/>
            </w:rPr>
          </w:rPrChange>
        </w:rPr>
        <w:t>(por exemplo, com ventiladores não munidos desta função), é, contudo, possível utilizar os valores de pressão esofágica, bem como as das vias aéreas lidos no fim da e</w:t>
      </w:r>
      <w:r w:rsidR="00F967DB" w:rsidRPr="004329DF">
        <w:rPr>
          <w:rPrChange w:id="101" w:author="João  Carvalho" w:date="2023-11-01T18:06:00Z">
            <w:rPr>
              <w:highlight w:val="yellow"/>
            </w:rPr>
          </w:rPrChange>
        </w:rPr>
        <w:t>xpiração</w:t>
      </w:r>
      <w:r w:rsidRPr="004329DF">
        <w:rPr>
          <w:rPrChange w:id="102" w:author="João  Carvalho" w:date="2023-11-01T18:06:00Z">
            <w:rPr>
              <w:highlight w:val="yellow"/>
            </w:rPr>
          </w:rPrChange>
        </w:rPr>
        <w:t xml:space="preserve"> e no fim da inspiração. </w:t>
      </w:r>
    </w:p>
    <w:p w14:paraId="7D20FEEA" w14:textId="77777777" w:rsidR="00B02234" w:rsidRPr="004329DF" w:rsidRDefault="00B02234" w:rsidP="00B02234">
      <w:pPr>
        <w:ind w:left="360"/>
        <w:jc w:val="both"/>
        <w:rPr>
          <w:rPrChange w:id="103" w:author="João  Carvalho" w:date="2023-11-01T18:06:00Z">
            <w:rPr>
              <w:highlight w:val="yellow"/>
            </w:rPr>
          </w:rPrChange>
        </w:rPr>
      </w:pPr>
      <w:r w:rsidRPr="004329DF">
        <w:rPr>
          <w:rPrChange w:id="104" w:author="João  Carvalho" w:date="2023-11-01T18:06:00Z">
            <w:rPr>
              <w:highlight w:val="yellow"/>
            </w:rPr>
          </w:rPrChange>
        </w:rPr>
        <w:t xml:space="preserve">A Figura 10 apresenta um exemplo do rastreio de pressão das vias aéreas e da pressão esofágica durante uma pausa do fim da exalação e do fim da inspiração; a Figura 11 apresenta um exemplo de rastreio na ausência de pausas. </w:t>
      </w:r>
    </w:p>
    <w:p w14:paraId="381FFF94" w14:textId="49441FF9" w:rsidR="00B02234" w:rsidRPr="004329DF" w:rsidRDefault="00B02234" w:rsidP="00B02234">
      <w:pPr>
        <w:ind w:left="360"/>
        <w:jc w:val="both"/>
      </w:pPr>
      <w:r w:rsidRPr="004329DF">
        <w:rPr>
          <w:noProof/>
          <w:lang w:eastAsia="pt-PT"/>
        </w:rPr>
        <w:drawing>
          <wp:inline distT="0" distB="0" distL="0" distR="0" wp14:anchorId="2F07BF0F" wp14:editId="42EA9050">
            <wp:extent cx="2495550" cy="1502046"/>
            <wp:effectExtent l="0" t="0" r="0" b="3175"/>
            <wp:docPr id="2032574104" name="Imagem 1" descr="Uma imagem com texto, diagrama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74104" name="Imagem 1" descr="Uma imagem com texto, diagrama, file, Tipo de letr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9801" cy="151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29DF">
        <w:t xml:space="preserve">             </w:t>
      </w:r>
      <w:r w:rsidRPr="004329DF">
        <w:rPr>
          <w:noProof/>
          <w:lang w:eastAsia="pt-PT"/>
        </w:rPr>
        <w:drawing>
          <wp:inline distT="0" distB="0" distL="0" distR="0" wp14:anchorId="2298DEAE" wp14:editId="44AE4FF4">
            <wp:extent cx="2184400" cy="1502149"/>
            <wp:effectExtent l="0" t="0" r="6350" b="3175"/>
            <wp:docPr id="54614345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831" cy="153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4329DF">
        <w:t xml:space="preserve">   </w:t>
      </w:r>
    </w:p>
    <w:p w14:paraId="194FE4BF" w14:textId="77777777" w:rsidR="00B02234" w:rsidRPr="004329DF" w:rsidRDefault="00B02234" w:rsidP="00B02234">
      <w:pPr>
        <w:ind w:left="360"/>
        <w:jc w:val="both"/>
        <w:rPr>
          <w:rPrChange w:id="105" w:author="João  Carvalho" w:date="2023-11-01T18:06:00Z">
            <w:rPr>
              <w:highlight w:val="yellow"/>
            </w:rPr>
          </w:rPrChange>
        </w:rPr>
      </w:pPr>
    </w:p>
    <w:p w14:paraId="3F6CBCA4" w14:textId="4741AFE2" w:rsidR="00B02234" w:rsidRPr="004329DF" w:rsidRDefault="00B02234" w:rsidP="00B02234">
      <w:pPr>
        <w:ind w:left="360"/>
        <w:jc w:val="both"/>
        <w:rPr>
          <w:rPrChange w:id="106" w:author="João  Carvalho" w:date="2023-11-01T18:06:00Z">
            <w:rPr>
              <w:highlight w:val="yellow"/>
            </w:rPr>
          </w:rPrChange>
        </w:rPr>
      </w:pPr>
      <w:r w:rsidRPr="004329DF">
        <w:rPr>
          <w:rPrChange w:id="107" w:author="João  Carvalho" w:date="2023-11-01T18:06:00Z">
            <w:rPr>
              <w:highlight w:val="yellow"/>
            </w:rPr>
          </w:rPrChange>
        </w:rPr>
        <w:t>A pressão das vias aéreas no fim da ex</w:t>
      </w:r>
      <w:r w:rsidR="00F967DB" w:rsidRPr="004329DF">
        <w:rPr>
          <w:rPrChange w:id="108" w:author="João  Carvalho" w:date="2023-11-01T18:06:00Z">
            <w:rPr>
              <w:highlight w:val="yellow"/>
            </w:rPr>
          </w:rPrChange>
        </w:rPr>
        <w:t>piração</w:t>
      </w:r>
      <w:r w:rsidRPr="004329DF">
        <w:rPr>
          <w:rPrChange w:id="109" w:author="João  Carvalho" w:date="2023-11-01T18:06:00Z">
            <w:rPr>
              <w:highlight w:val="yellow"/>
            </w:rPr>
          </w:rPrChange>
        </w:rPr>
        <w:t xml:space="preserve"> será lida diretamente no monitor ou no painel do ventilador como a pressão que se desenvolve no fim da ex</w:t>
      </w:r>
      <w:r w:rsidR="00F967DB" w:rsidRPr="004329DF">
        <w:rPr>
          <w:rPrChange w:id="110" w:author="João  Carvalho" w:date="2023-11-01T18:06:00Z">
            <w:rPr>
              <w:highlight w:val="yellow"/>
            </w:rPr>
          </w:rPrChange>
        </w:rPr>
        <w:t>piração</w:t>
      </w:r>
      <w:r w:rsidRPr="004329DF">
        <w:rPr>
          <w:rPrChange w:id="111" w:author="João  Carvalho" w:date="2023-11-01T18:06:00Z">
            <w:rPr>
              <w:highlight w:val="yellow"/>
            </w:rPr>
          </w:rPrChange>
        </w:rPr>
        <w:t xml:space="preserve">, que é geralmente equivalente à PEEP definida, se não existir </w:t>
      </w:r>
      <w:r w:rsidR="00F967DB" w:rsidRPr="004329DF">
        <w:rPr>
          <w:rPrChange w:id="112" w:author="João  Carvalho" w:date="2023-11-01T18:06:00Z">
            <w:rPr>
              <w:highlight w:val="yellow"/>
            </w:rPr>
          </w:rPrChange>
        </w:rPr>
        <w:t xml:space="preserve">auto </w:t>
      </w:r>
      <w:r w:rsidRPr="004329DF">
        <w:rPr>
          <w:rPrChange w:id="113" w:author="João  Carvalho" w:date="2023-11-01T18:06:00Z">
            <w:rPr>
              <w:highlight w:val="yellow"/>
            </w:rPr>
          </w:rPrChange>
        </w:rPr>
        <w:t>PEEP, ou superior à PEEP definida no ventilador, no caso de</w:t>
      </w:r>
      <w:ins w:id="114" w:author="João  Carvalho" w:date="2023-11-01T17:54:00Z">
        <w:r w:rsidR="00A46A77" w:rsidRPr="004329DF">
          <w:rPr>
            <w:rPrChange w:id="115" w:author="João  Carvalho" w:date="2023-11-01T18:06:00Z">
              <w:rPr>
                <w:highlight w:val="yellow"/>
              </w:rPr>
            </w:rPrChange>
          </w:rPr>
          <w:t xml:space="preserve"> se desenvolver</w:t>
        </w:r>
      </w:ins>
      <w:r w:rsidRPr="004329DF">
        <w:rPr>
          <w:rPrChange w:id="116" w:author="João  Carvalho" w:date="2023-11-01T18:06:00Z">
            <w:rPr>
              <w:highlight w:val="yellow"/>
            </w:rPr>
          </w:rPrChange>
        </w:rPr>
        <w:t xml:space="preserve"> </w:t>
      </w:r>
      <w:del w:id="117" w:author="João  Carvalho" w:date="2023-11-01T17:54:00Z">
        <w:r w:rsidR="00F967DB" w:rsidRPr="004329DF" w:rsidDel="00A46A77">
          <w:rPr>
            <w:rPrChange w:id="118" w:author="João  Carvalho" w:date="2023-11-01T18:06:00Z">
              <w:rPr>
                <w:highlight w:val="yellow"/>
              </w:rPr>
            </w:rPrChange>
          </w:rPr>
          <w:delText xml:space="preserve">auto </w:delText>
        </w:r>
      </w:del>
      <w:r w:rsidRPr="004329DF">
        <w:rPr>
          <w:rPrChange w:id="119" w:author="João  Carvalho" w:date="2023-11-01T18:06:00Z">
            <w:rPr>
              <w:highlight w:val="yellow"/>
            </w:rPr>
          </w:rPrChange>
        </w:rPr>
        <w:t>PEEP</w:t>
      </w:r>
      <w:ins w:id="120" w:author="João  Carvalho" w:date="2023-11-01T17:54:00Z">
        <w:r w:rsidR="00A46A77" w:rsidRPr="004329DF">
          <w:rPr>
            <w:rPrChange w:id="121" w:author="João  Carvalho" w:date="2023-11-01T18:06:00Z">
              <w:rPr>
                <w:highlight w:val="yellow"/>
              </w:rPr>
            </w:rPrChange>
          </w:rPr>
          <w:t xml:space="preserve"> intrínseca</w:t>
        </w:r>
      </w:ins>
      <w:r w:rsidRPr="004329DF">
        <w:rPr>
          <w:rPrChange w:id="122" w:author="João  Carvalho" w:date="2023-11-01T18:06:00Z">
            <w:rPr>
              <w:highlight w:val="yellow"/>
            </w:rPr>
          </w:rPrChange>
        </w:rPr>
        <w:t>. A pressão das vias aéreas do fim da inspiração será lida como a pressão que se desenvolve durante a pausa (Paw de patamar, Figura 10) ou como a pressão que se desenvolve no fim da inspiração (Paw de pico, Figura 11). Da mesma forma, a pressão esofágica será lida no monitor ou no ventilador como a pressão que se desenvolve no fim da ex</w:t>
      </w:r>
      <w:r w:rsidR="00265F2D" w:rsidRPr="004329DF">
        <w:rPr>
          <w:rPrChange w:id="123" w:author="João  Carvalho" w:date="2023-11-01T18:06:00Z">
            <w:rPr>
              <w:highlight w:val="yellow"/>
            </w:rPr>
          </w:rPrChange>
        </w:rPr>
        <w:t>piração</w:t>
      </w:r>
      <w:r w:rsidRPr="004329DF">
        <w:rPr>
          <w:rPrChange w:id="124" w:author="João  Carvalho" w:date="2023-11-01T18:06:00Z">
            <w:rPr>
              <w:highlight w:val="yellow"/>
            </w:rPr>
          </w:rPrChange>
        </w:rPr>
        <w:t>, enquanto a pressão do fim da inspiração será lida como a pressão que se desenvolve durante a pausa (Pes de patamar, Figura 10) ou como a pressão que se desenvolve no fim da inspiração (Pes de pico, Figura 11)</w:t>
      </w:r>
      <w:r w:rsidR="00265F2D" w:rsidRPr="004329DF">
        <w:rPr>
          <w:rPrChange w:id="125" w:author="João  Carvalho" w:date="2023-11-01T18:06:00Z">
            <w:rPr>
              <w:highlight w:val="yellow"/>
            </w:rPr>
          </w:rPrChange>
        </w:rPr>
        <w:t>.</w:t>
      </w:r>
    </w:p>
    <w:p w14:paraId="0195EB29" w14:textId="3AAC3ACC" w:rsidR="00265F2D" w:rsidRPr="004329DF" w:rsidRDefault="00265F2D" w:rsidP="00B02234">
      <w:pPr>
        <w:ind w:left="360"/>
        <w:jc w:val="both"/>
        <w:rPr>
          <w:rPrChange w:id="126" w:author="João  Carvalho" w:date="2023-11-01T18:06:00Z">
            <w:rPr>
              <w:highlight w:val="yellow"/>
            </w:rPr>
          </w:rPrChange>
        </w:rPr>
      </w:pPr>
      <w:r w:rsidRPr="004329DF">
        <w:rPr>
          <w:rPrChange w:id="127" w:author="João  Carvalho" w:date="2023-11-01T18:06:00Z">
            <w:rPr>
              <w:highlight w:val="yellow"/>
            </w:rPr>
          </w:rPrChange>
        </w:rPr>
        <w:t>Conhecendo a Pressão das vias aéreas (Paw) e a Pressão esofágica (</w:t>
      </w:r>
      <w:proofErr w:type="spellStart"/>
      <w:r w:rsidRPr="004329DF">
        <w:rPr>
          <w:rPrChange w:id="128" w:author="João  Carvalho" w:date="2023-11-01T18:06:00Z">
            <w:rPr>
              <w:highlight w:val="yellow"/>
            </w:rPr>
          </w:rPrChange>
        </w:rPr>
        <w:t>Pes</w:t>
      </w:r>
      <w:proofErr w:type="spellEnd"/>
      <w:r w:rsidRPr="004329DF">
        <w:rPr>
          <w:rPrChange w:id="129" w:author="João  Carvalho" w:date="2023-11-01T18:06:00Z">
            <w:rPr>
              <w:highlight w:val="yellow"/>
            </w:rPr>
          </w:rPrChange>
        </w:rPr>
        <w:t xml:space="preserve">), </w:t>
      </w:r>
      <w:ins w:id="130" w:author="João  Carvalho" w:date="2023-11-01T17:56:00Z">
        <w:r w:rsidR="00A46A77" w:rsidRPr="004329DF">
          <w:rPr>
            <w:rPrChange w:id="131" w:author="João  Carvalho" w:date="2023-11-01T18:06:00Z">
              <w:rPr>
                <w:highlight w:val="yellow"/>
              </w:rPr>
            </w:rPrChange>
          </w:rPr>
          <w:t xml:space="preserve">pode-se </w:t>
        </w:r>
      </w:ins>
      <w:r w:rsidRPr="004329DF">
        <w:rPr>
          <w:rPrChange w:id="132" w:author="João  Carvalho" w:date="2023-11-01T18:06:00Z">
            <w:rPr>
              <w:highlight w:val="yellow"/>
            </w:rPr>
          </w:rPrChange>
        </w:rPr>
        <w:t xml:space="preserve">calcular a variação da Pressão transpulmonar (∆PL) pela seguinte fórmula: </w:t>
      </w:r>
    </w:p>
    <w:p w14:paraId="01B06CBD" w14:textId="2ACA1F83" w:rsidR="00265F2D" w:rsidRPr="004329DF" w:rsidRDefault="00265F2D" w:rsidP="00B02234">
      <w:pPr>
        <w:ind w:left="360"/>
        <w:jc w:val="both"/>
        <w:rPr>
          <w:rPrChange w:id="133" w:author="João  Carvalho" w:date="2023-11-01T18:06:00Z">
            <w:rPr>
              <w:highlight w:val="yellow"/>
            </w:rPr>
          </w:rPrChange>
        </w:rPr>
      </w:pPr>
      <w:r w:rsidRPr="004329DF">
        <w:rPr>
          <w:rPrChange w:id="134" w:author="João  Carvalho" w:date="2023-11-01T18:06:00Z">
            <w:rPr>
              <w:highlight w:val="yellow"/>
            </w:rPr>
          </w:rPrChange>
        </w:rPr>
        <w:t xml:space="preserve">ΔPL = (Paw do fim da inspiração - Paw do fim da expiração) - (Pes do fim da inspiração - Pes do fim da expiração). </w:t>
      </w:r>
      <w:bookmarkStart w:id="135" w:name="_GoBack"/>
      <w:bookmarkEnd w:id="135"/>
    </w:p>
    <w:p w14:paraId="4792BAD3" w14:textId="6F6B47DA" w:rsidR="00265F2D" w:rsidRPr="004329DF" w:rsidRDefault="00265F2D" w:rsidP="00B02234">
      <w:pPr>
        <w:ind w:left="360"/>
        <w:jc w:val="both"/>
        <w:rPr>
          <w:rPrChange w:id="136" w:author="João  Carvalho" w:date="2023-11-01T18:06:00Z">
            <w:rPr>
              <w:highlight w:val="yellow"/>
            </w:rPr>
          </w:rPrChange>
        </w:rPr>
      </w:pPr>
      <w:r w:rsidRPr="004329DF">
        <w:rPr>
          <w:rPrChange w:id="137" w:author="João  Carvalho" w:date="2023-11-01T18:06:00Z">
            <w:rPr>
              <w:highlight w:val="yellow"/>
            </w:rPr>
          </w:rPrChange>
        </w:rPr>
        <w:t>Para obter uma medição precisa da Pressão das vias aéreas e da Pressão esofágica, é necessário que a pausa do fim da inspiração e exalação tenha uma duração de 2-4 segundos.</w:t>
      </w:r>
    </w:p>
    <w:p w14:paraId="7033232B" w14:textId="58272936" w:rsidR="00B02234" w:rsidRPr="00B02234" w:rsidRDefault="00B02234" w:rsidP="00B02234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B02234">
        <w:rPr>
          <w:rFonts w:asciiTheme="majorHAnsi" w:hAnsiTheme="majorHAnsi" w:cstheme="majorHAnsi"/>
          <w:b/>
          <w:bCs/>
        </w:rPr>
        <w:t xml:space="preserve">Configuração </w:t>
      </w:r>
      <w:r w:rsidR="00B87586">
        <w:rPr>
          <w:rFonts w:asciiTheme="majorHAnsi" w:hAnsiTheme="majorHAnsi" w:cstheme="majorHAnsi"/>
          <w:b/>
          <w:bCs/>
        </w:rPr>
        <w:t>v</w:t>
      </w:r>
      <w:r w:rsidRPr="00B02234">
        <w:rPr>
          <w:rFonts w:asciiTheme="majorHAnsi" w:hAnsiTheme="majorHAnsi" w:cstheme="majorHAnsi"/>
          <w:b/>
          <w:bCs/>
        </w:rPr>
        <w:t xml:space="preserve">entilatória da PEEP ideal com base na </w:t>
      </w:r>
      <w:r w:rsidR="00B87586">
        <w:rPr>
          <w:rFonts w:asciiTheme="majorHAnsi" w:hAnsiTheme="majorHAnsi" w:cstheme="majorHAnsi"/>
          <w:b/>
          <w:bCs/>
        </w:rPr>
        <w:t>P</w:t>
      </w:r>
      <w:r w:rsidRPr="00B02234">
        <w:rPr>
          <w:rFonts w:asciiTheme="majorHAnsi" w:hAnsiTheme="majorHAnsi" w:cstheme="majorHAnsi"/>
          <w:b/>
          <w:bCs/>
        </w:rPr>
        <w:t xml:space="preserve">ressão </w:t>
      </w:r>
      <w:r w:rsidR="00B87586">
        <w:rPr>
          <w:rFonts w:asciiTheme="majorHAnsi" w:hAnsiTheme="majorHAnsi" w:cstheme="majorHAnsi"/>
          <w:b/>
          <w:bCs/>
        </w:rPr>
        <w:t>T</w:t>
      </w:r>
      <w:r w:rsidRPr="00B02234">
        <w:rPr>
          <w:rFonts w:asciiTheme="majorHAnsi" w:hAnsiTheme="majorHAnsi" w:cstheme="majorHAnsi"/>
          <w:b/>
          <w:bCs/>
        </w:rPr>
        <w:t xml:space="preserve">ranspulmonar </w:t>
      </w:r>
    </w:p>
    <w:p w14:paraId="49B0B1B4" w14:textId="42A21303" w:rsidR="00DA6AA4" w:rsidRDefault="00265F2D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monitorização</w:t>
      </w:r>
      <w:r w:rsidR="00B02234" w:rsidRPr="00B02234">
        <w:rPr>
          <w:rFonts w:asciiTheme="majorHAnsi" w:hAnsiTheme="majorHAnsi" w:cstheme="majorHAnsi"/>
        </w:rPr>
        <w:t xml:space="preserve"> da pressão esofágica permite a diferenciação entre parede torácica, pulmão,</w:t>
      </w:r>
      <w:r w:rsidR="00B02234">
        <w:rPr>
          <w:rFonts w:asciiTheme="majorHAnsi" w:hAnsiTheme="majorHAnsi" w:cstheme="majorHAnsi"/>
        </w:rPr>
        <w:t xml:space="preserve"> </w:t>
      </w:r>
      <w:r w:rsidR="00B02234" w:rsidRPr="00B02234">
        <w:rPr>
          <w:rFonts w:asciiTheme="majorHAnsi" w:hAnsiTheme="majorHAnsi" w:cstheme="majorHAnsi"/>
        </w:rPr>
        <w:t>e mecânica do sistema respiratório, e há interesse contínuo em usar valores de Pes para</w:t>
      </w:r>
      <w:r w:rsidR="00B02234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a t</w:t>
      </w:r>
      <w:r w:rsidR="00B02234" w:rsidRPr="00B02234">
        <w:rPr>
          <w:rFonts w:asciiTheme="majorHAnsi" w:hAnsiTheme="majorHAnsi" w:cstheme="majorHAnsi"/>
        </w:rPr>
        <w:t>itulação da PEEP, monitor</w:t>
      </w:r>
      <w:r>
        <w:rPr>
          <w:rFonts w:asciiTheme="majorHAnsi" w:hAnsiTheme="majorHAnsi" w:cstheme="majorHAnsi"/>
        </w:rPr>
        <w:t>ização</w:t>
      </w:r>
      <w:r w:rsidR="00B02234" w:rsidRPr="00B02234">
        <w:rPr>
          <w:rFonts w:asciiTheme="majorHAnsi" w:hAnsiTheme="majorHAnsi" w:cstheme="majorHAnsi"/>
        </w:rPr>
        <w:t xml:space="preserve"> do</w:t>
      </w:r>
      <w:r>
        <w:rPr>
          <w:rFonts w:asciiTheme="majorHAnsi" w:hAnsiTheme="majorHAnsi" w:cstheme="majorHAnsi"/>
        </w:rPr>
        <w:t xml:space="preserve"> stress no</w:t>
      </w:r>
      <w:r w:rsidR="00B02234" w:rsidRPr="00B02234">
        <w:rPr>
          <w:rFonts w:asciiTheme="majorHAnsi" w:hAnsiTheme="majorHAnsi" w:cstheme="majorHAnsi"/>
        </w:rPr>
        <w:t xml:space="preserve"> parênquima pulmonar, limitação do pico</w:t>
      </w:r>
      <w:r>
        <w:rPr>
          <w:rFonts w:asciiTheme="majorHAnsi" w:hAnsiTheme="majorHAnsi" w:cstheme="majorHAnsi"/>
        </w:rPr>
        <w:t xml:space="preserve"> no final da inspiração das</w:t>
      </w:r>
      <w:r w:rsidR="00B02234">
        <w:rPr>
          <w:rFonts w:asciiTheme="majorHAnsi" w:hAnsiTheme="majorHAnsi" w:cstheme="majorHAnsi"/>
        </w:rPr>
        <w:t xml:space="preserve"> </w:t>
      </w:r>
      <w:r w:rsidR="00B02234" w:rsidRPr="00B02234">
        <w:rPr>
          <w:rFonts w:asciiTheme="majorHAnsi" w:hAnsiTheme="majorHAnsi" w:cstheme="majorHAnsi"/>
        </w:rPr>
        <w:t>pressões transpulmonares e monitor</w:t>
      </w:r>
      <w:r>
        <w:rPr>
          <w:rFonts w:asciiTheme="majorHAnsi" w:hAnsiTheme="majorHAnsi" w:cstheme="majorHAnsi"/>
        </w:rPr>
        <w:t>izar</w:t>
      </w:r>
      <w:r w:rsidR="00B02234" w:rsidRPr="00B02234">
        <w:rPr>
          <w:rFonts w:asciiTheme="majorHAnsi" w:hAnsiTheme="majorHAnsi" w:cstheme="majorHAnsi"/>
        </w:rPr>
        <w:t xml:space="preserve"> a sincronia do ventilador</w:t>
      </w:r>
      <w:r>
        <w:rPr>
          <w:rFonts w:asciiTheme="majorHAnsi" w:hAnsiTheme="majorHAnsi" w:cstheme="majorHAnsi"/>
        </w:rPr>
        <w:t>.</w:t>
      </w:r>
    </w:p>
    <w:p w14:paraId="0D89AF2A" w14:textId="7176B9D5" w:rsidR="00265F2D" w:rsidRDefault="00265F2D" w:rsidP="00B02234">
      <w:pPr>
        <w:ind w:left="360"/>
        <w:jc w:val="both"/>
        <w:rPr>
          <w:rFonts w:asciiTheme="majorHAnsi" w:hAnsiTheme="majorHAnsi" w:cstheme="majorHAnsi"/>
          <w:u w:val="single"/>
        </w:rPr>
      </w:pPr>
      <w:r w:rsidRPr="00265F2D">
        <w:rPr>
          <w:rFonts w:asciiTheme="majorHAnsi" w:hAnsiTheme="majorHAnsi" w:cstheme="majorHAnsi"/>
          <w:u w:val="single"/>
        </w:rPr>
        <w:t>» Configuração de PEEP visando a pressão transpulmonar</w:t>
      </w:r>
      <w:r>
        <w:rPr>
          <w:rFonts w:asciiTheme="majorHAnsi" w:hAnsiTheme="majorHAnsi" w:cstheme="majorHAnsi"/>
          <w:u w:val="single"/>
        </w:rPr>
        <w:t xml:space="preserve"> expiratória</w:t>
      </w:r>
    </w:p>
    <w:p w14:paraId="635A7B12" w14:textId="128D2952" w:rsidR="00265F2D" w:rsidRDefault="00265F2D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265F2D">
        <w:rPr>
          <w:rFonts w:asciiTheme="majorHAnsi" w:hAnsiTheme="majorHAnsi" w:cstheme="majorHAnsi"/>
        </w:rPr>
        <w:t>A elevação da pressão pleural ocorre em regiões dependentes devido ao aumento</w:t>
      </w:r>
      <w:r w:rsidR="00945614">
        <w:rPr>
          <w:rFonts w:asciiTheme="majorHAnsi" w:hAnsiTheme="majorHAnsi" w:cstheme="majorHAnsi"/>
        </w:rPr>
        <w:t xml:space="preserve"> do peso</w:t>
      </w:r>
      <w:r w:rsidRPr="00265F2D">
        <w:rPr>
          <w:rFonts w:asciiTheme="majorHAnsi" w:hAnsiTheme="majorHAnsi" w:cstheme="majorHAnsi"/>
        </w:rPr>
        <w:t xml:space="preserve"> da parede torácica</w:t>
      </w:r>
      <w:r w:rsidR="00945614">
        <w:rPr>
          <w:rFonts w:asciiTheme="majorHAnsi" w:hAnsiTheme="majorHAnsi" w:cstheme="majorHAnsi"/>
        </w:rPr>
        <w:t xml:space="preserve"> </w:t>
      </w:r>
      <w:r w:rsidRPr="00265F2D">
        <w:rPr>
          <w:rFonts w:asciiTheme="majorHAnsi" w:hAnsiTheme="majorHAnsi" w:cstheme="majorHAnsi"/>
        </w:rPr>
        <w:t>em pacientes com obesidade, edema da parede torácica ou derrames pleurais.</w:t>
      </w:r>
      <w:r w:rsidR="00945614">
        <w:rPr>
          <w:rFonts w:asciiTheme="majorHAnsi" w:hAnsiTheme="majorHAnsi" w:cstheme="majorHAnsi"/>
        </w:rPr>
        <w:t xml:space="preserve"> O aumento do peso pulmonar </w:t>
      </w:r>
      <w:r w:rsidRPr="00265F2D">
        <w:rPr>
          <w:rFonts w:asciiTheme="majorHAnsi" w:hAnsiTheme="majorHAnsi" w:cstheme="majorHAnsi"/>
        </w:rPr>
        <w:t>ou pressão intra-abdominal elevada pode levar ao desrecrutamento pulmonar, principalmente em regiões pulmonares dependentes, aumento da elastância pulmonar e hipoxemia. Foi levantada a hipótese de que, se a pressão pleural for maior que a pressão das vias aéreas/alveolares, a aplicação de PEEP pode ser útil na prevenção do desrecrutamento pulmonar.</w:t>
      </w:r>
      <w:r w:rsidR="00945614">
        <w:rPr>
          <w:rFonts w:asciiTheme="majorHAnsi" w:hAnsiTheme="majorHAnsi" w:cstheme="majorHAnsi"/>
        </w:rPr>
        <w:t xml:space="preserve"> </w:t>
      </w:r>
    </w:p>
    <w:p w14:paraId="0B093764" w14:textId="55D6C72E" w:rsidR="00945614" w:rsidRDefault="00945614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945614">
        <w:rPr>
          <w:rFonts w:asciiTheme="majorHAnsi" w:hAnsiTheme="majorHAnsi" w:cstheme="majorHAnsi"/>
        </w:rPr>
        <w:t>O</w:t>
      </w:r>
      <w:r>
        <w:rPr>
          <w:rFonts w:asciiTheme="majorHAnsi" w:hAnsiTheme="majorHAnsi" w:cstheme="majorHAnsi"/>
        </w:rPr>
        <w:t>s estudos</w:t>
      </w:r>
      <w:r w:rsidRPr="00945614">
        <w:rPr>
          <w:rFonts w:asciiTheme="majorHAnsi" w:hAnsiTheme="majorHAnsi" w:cstheme="majorHAnsi"/>
        </w:rPr>
        <w:t xml:space="preserve"> EPVent e o EPvent2 investigaram o uso da manometria esofágica para titulação da PEEP. Embora os resultados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 xml:space="preserve">do estudo </w:t>
      </w:r>
      <w:proofErr w:type="spellStart"/>
      <w:r w:rsidRPr="00945614">
        <w:rPr>
          <w:rFonts w:asciiTheme="majorHAnsi" w:hAnsiTheme="majorHAnsi" w:cstheme="majorHAnsi"/>
        </w:rPr>
        <w:t>EPvent</w:t>
      </w:r>
      <w:proofErr w:type="spellEnd"/>
      <w:r w:rsidRPr="00945614">
        <w:rPr>
          <w:rFonts w:asciiTheme="majorHAnsi" w:hAnsiTheme="majorHAnsi" w:cstheme="majorHAnsi"/>
        </w:rPr>
        <w:t xml:space="preserve"> sug</w:t>
      </w:r>
      <w:del w:id="138" w:author="João  Carvalho" w:date="2023-11-01T17:57:00Z">
        <w:r w:rsidRPr="00945614" w:rsidDel="00A039D5">
          <w:rPr>
            <w:rFonts w:asciiTheme="majorHAnsi" w:hAnsiTheme="majorHAnsi" w:cstheme="majorHAnsi"/>
          </w:rPr>
          <w:delText>er</w:delText>
        </w:r>
      </w:del>
      <w:r>
        <w:rPr>
          <w:rFonts w:asciiTheme="majorHAnsi" w:hAnsiTheme="majorHAnsi" w:cstheme="majorHAnsi"/>
        </w:rPr>
        <w:t>iram</w:t>
      </w:r>
      <w:r w:rsidRPr="00945614">
        <w:rPr>
          <w:rFonts w:asciiTheme="majorHAnsi" w:hAnsiTheme="majorHAnsi" w:cstheme="majorHAnsi"/>
        </w:rPr>
        <w:t xml:space="preserve"> um possível benefício de uma estratégia usando uma configuração de PEEP baseada</w:t>
      </w:r>
      <w:r>
        <w:rPr>
          <w:rFonts w:asciiTheme="majorHAnsi" w:hAnsiTheme="majorHAnsi" w:cstheme="majorHAnsi"/>
        </w:rPr>
        <w:t xml:space="preserve">s </w:t>
      </w:r>
      <w:r w:rsidRPr="00945614">
        <w:rPr>
          <w:rFonts w:asciiTheme="majorHAnsi" w:hAnsiTheme="majorHAnsi" w:cstheme="majorHAnsi"/>
        </w:rPr>
        <w:t>nas pressões transpulmonares expiratórias, o estudo EPvent2 não mostrou um benefício claro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em comparação com uma estratégia de alta PEEP</w:t>
      </w:r>
      <w:r>
        <w:rPr>
          <w:rFonts w:asciiTheme="majorHAnsi" w:hAnsiTheme="majorHAnsi" w:cstheme="majorHAnsi"/>
        </w:rPr>
        <w:t xml:space="preserve">. </w:t>
      </w:r>
    </w:p>
    <w:p w14:paraId="55995DDF" w14:textId="603D6611" w:rsidR="00945614" w:rsidRPr="00945614" w:rsidRDefault="00945614" w:rsidP="00672CA6">
      <w:pPr>
        <w:ind w:left="360" w:firstLine="348"/>
        <w:jc w:val="both"/>
        <w:rPr>
          <w:rFonts w:asciiTheme="majorHAnsi" w:hAnsiTheme="majorHAnsi" w:cstheme="majorHAnsi"/>
          <w:b/>
          <w:bCs/>
        </w:rPr>
      </w:pPr>
      <w:r w:rsidRPr="00945614">
        <w:rPr>
          <w:rFonts w:asciiTheme="majorHAnsi" w:hAnsiTheme="majorHAnsi" w:cstheme="majorHAnsi"/>
        </w:rPr>
        <w:t xml:space="preserve">Uma análise mais aprofundada dos dados do EPvent2 sugeriu um </w:t>
      </w:r>
      <w:r w:rsidRPr="00945614">
        <w:rPr>
          <w:rFonts w:asciiTheme="majorHAnsi" w:hAnsiTheme="majorHAnsi" w:cstheme="majorHAnsi"/>
          <w:b/>
          <w:bCs/>
        </w:rPr>
        <w:t xml:space="preserve">benefício quando a pressão transpulmonar expiratória final foi mantida numa faixa fisiológica estreita </w:t>
      </w:r>
      <w:r w:rsidR="00E82C3D" w:rsidRPr="00945614">
        <w:rPr>
          <w:rFonts w:asciiTheme="majorHAnsi" w:hAnsiTheme="majorHAnsi" w:cstheme="majorHAnsi"/>
          <w:b/>
          <w:bCs/>
        </w:rPr>
        <w:t>de</w:t>
      </w:r>
      <w:r w:rsidR="00E82C3D">
        <w:rPr>
          <w:rFonts w:asciiTheme="majorHAnsi" w:hAnsiTheme="majorHAnsi" w:cstheme="majorHAnsi"/>
          <w:b/>
          <w:bCs/>
        </w:rPr>
        <w:t xml:space="preserve"> </w:t>
      </w:r>
      <w:r w:rsidR="00E82C3D" w:rsidRPr="00945614">
        <w:rPr>
          <w:rFonts w:asciiTheme="majorHAnsi" w:hAnsiTheme="majorHAnsi" w:cstheme="majorHAnsi"/>
          <w:b/>
          <w:bCs/>
        </w:rPr>
        <w:t>-</w:t>
      </w:r>
      <w:r w:rsidRPr="00945614">
        <w:rPr>
          <w:rFonts w:asciiTheme="majorHAnsi" w:hAnsiTheme="majorHAnsi" w:cstheme="majorHAnsi"/>
          <w:b/>
          <w:bCs/>
        </w:rPr>
        <w:t xml:space="preserve"> 2 a + 2 cm H2O</w:t>
      </w:r>
      <w:r>
        <w:rPr>
          <w:rFonts w:asciiTheme="majorHAnsi" w:hAnsiTheme="majorHAnsi" w:cstheme="majorHAnsi"/>
          <w:b/>
          <w:bCs/>
        </w:rPr>
        <w:t xml:space="preserve"> </w:t>
      </w:r>
      <w:r w:rsidRPr="00945614">
        <w:rPr>
          <w:rFonts w:asciiTheme="majorHAnsi" w:hAnsiTheme="majorHAnsi" w:cstheme="majorHAnsi"/>
          <w:b/>
          <w:bCs/>
        </w:rPr>
        <w:t>com ajuste de PEEP</w:t>
      </w:r>
      <w:r w:rsidRPr="00945614">
        <w:rPr>
          <w:rFonts w:asciiTheme="majorHAnsi" w:hAnsiTheme="majorHAnsi" w:cstheme="majorHAnsi"/>
        </w:rPr>
        <w:t>. Com base nos resultados dessa anális</w:t>
      </w:r>
      <w:r>
        <w:rPr>
          <w:rFonts w:asciiTheme="majorHAnsi" w:hAnsiTheme="majorHAnsi" w:cstheme="majorHAnsi"/>
        </w:rPr>
        <w:t>e</w:t>
      </w:r>
      <w:r w:rsidRPr="00945614">
        <w:rPr>
          <w:rFonts w:asciiTheme="majorHAnsi" w:hAnsiTheme="majorHAnsi" w:cstheme="majorHAnsi"/>
          <w:b/>
          <w:bCs/>
        </w:rPr>
        <w:t xml:space="preserve">, foi sugerida a titulação de PEEP para obter pressão transpulmonar expiratória </w:t>
      </w:r>
      <w:r w:rsidR="00E82C3D">
        <w:rPr>
          <w:rFonts w:asciiTheme="majorHAnsi" w:hAnsiTheme="majorHAnsi" w:cstheme="majorHAnsi"/>
          <w:b/>
          <w:bCs/>
        </w:rPr>
        <w:t>entre 0 a +5 cm H20.</w:t>
      </w:r>
    </w:p>
    <w:p w14:paraId="21F9D97E" w14:textId="3BD026E0" w:rsidR="00945614" w:rsidRDefault="00945614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945614">
        <w:rPr>
          <w:rFonts w:asciiTheme="majorHAnsi" w:hAnsiTheme="majorHAnsi" w:cstheme="majorHAnsi"/>
        </w:rPr>
        <w:t>Fortes evidências de ensaios clínicos e experimentais sobre ventilação mecânica sugerem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que o uso de níveis mais altos de PEEP poderia ser benéfico apenas se o aumento da PEEP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est</w:t>
      </w:r>
      <w:r>
        <w:rPr>
          <w:rFonts w:asciiTheme="majorHAnsi" w:hAnsiTheme="majorHAnsi" w:cstheme="majorHAnsi"/>
        </w:rPr>
        <w:t xml:space="preserve">iver </w:t>
      </w:r>
      <w:r w:rsidRPr="00945614">
        <w:rPr>
          <w:rFonts w:asciiTheme="majorHAnsi" w:hAnsiTheme="majorHAnsi" w:cstheme="majorHAnsi"/>
        </w:rPr>
        <w:t xml:space="preserve">associado </w:t>
      </w:r>
      <w:r>
        <w:rPr>
          <w:rFonts w:asciiTheme="majorHAnsi" w:hAnsiTheme="majorHAnsi" w:cstheme="majorHAnsi"/>
        </w:rPr>
        <w:t>a uma melhor compliance</w:t>
      </w:r>
      <w:r w:rsidRPr="00945614">
        <w:rPr>
          <w:rFonts w:asciiTheme="majorHAnsi" w:hAnsiTheme="majorHAnsi" w:cstheme="majorHAnsi"/>
        </w:rPr>
        <w:t xml:space="preserve"> do sistema respiratório, razoável </w:t>
      </w:r>
      <w:r>
        <w:rPr>
          <w:rFonts w:asciiTheme="majorHAnsi" w:hAnsiTheme="majorHAnsi" w:cstheme="majorHAnsi"/>
        </w:rPr>
        <w:t xml:space="preserve">eliminação de </w:t>
      </w:r>
      <w:r w:rsidRPr="00945614">
        <w:rPr>
          <w:rFonts w:asciiTheme="majorHAnsi" w:hAnsiTheme="majorHAnsi" w:cstheme="majorHAnsi"/>
        </w:rPr>
        <w:t xml:space="preserve">CO2 e </w:t>
      </w:r>
      <w:r>
        <w:rPr>
          <w:rFonts w:asciiTheme="majorHAnsi" w:hAnsiTheme="majorHAnsi" w:cstheme="majorHAnsi"/>
        </w:rPr>
        <w:t>estabilidade hemodinâmica</w:t>
      </w:r>
      <w:r w:rsidRPr="00945614">
        <w:rPr>
          <w:rFonts w:asciiTheme="majorHAnsi" w:hAnsiTheme="majorHAnsi" w:cstheme="majorHAnsi"/>
        </w:rPr>
        <w:t xml:space="preserve">. </w:t>
      </w:r>
    </w:p>
    <w:p w14:paraId="0EEFD9F3" w14:textId="25C7EDA9" w:rsidR="00E82C3D" w:rsidRDefault="00E82C3D" w:rsidP="00945614">
      <w:pPr>
        <w:ind w:left="360"/>
        <w:jc w:val="both"/>
        <w:rPr>
          <w:rFonts w:asciiTheme="majorHAnsi" w:hAnsiTheme="majorHAnsi" w:cstheme="majorHAnsi"/>
          <w:b/>
          <w:bCs/>
          <w:u w:val="single"/>
        </w:rPr>
      </w:pPr>
      <w:r w:rsidRPr="00E82C3D">
        <w:rPr>
          <w:rFonts w:asciiTheme="majorHAnsi" w:hAnsiTheme="majorHAnsi" w:cstheme="majorHAnsi"/>
          <w:b/>
          <w:bCs/>
          <w:u w:val="single"/>
        </w:rPr>
        <w:t>Como calcular?</w:t>
      </w:r>
    </w:p>
    <w:p w14:paraId="48EAE94E" w14:textId="6400DC39" w:rsidR="00A80355" w:rsidDel="00A039D5" w:rsidRDefault="00E82C3D" w:rsidP="00672CA6">
      <w:pPr>
        <w:ind w:left="360" w:firstLine="348"/>
        <w:jc w:val="both"/>
        <w:rPr>
          <w:del w:id="139" w:author="João  Carvalho" w:date="2023-11-01T17:58:00Z"/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Uma vez que os nossos ventiladores não </w:t>
      </w:r>
      <w:del w:id="140" w:author="João  Carvalho" w:date="2023-11-01T17:58:00Z">
        <w:r w:rsidDel="00A039D5">
          <w:rPr>
            <w:rFonts w:asciiTheme="majorHAnsi" w:hAnsiTheme="majorHAnsi" w:cstheme="majorHAnsi"/>
          </w:rPr>
          <w:delText>são Hamilton</w:delText>
        </w:r>
        <w:r w:rsidR="00E80DC2" w:rsidDel="00A039D5">
          <w:rPr>
            <w:rFonts w:asciiTheme="majorHAnsi" w:hAnsiTheme="majorHAnsi" w:cstheme="majorHAnsi"/>
          </w:rPr>
          <w:delText xml:space="preserve">, </w:delText>
        </w:r>
        <w:r w:rsidDel="00A039D5">
          <w:rPr>
            <w:rFonts w:asciiTheme="majorHAnsi" w:hAnsiTheme="majorHAnsi" w:cstheme="majorHAnsi"/>
          </w:rPr>
          <w:delText xml:space="preserve">não </w:delText>
        </w:r>
      </w:del>
      <w:r>
        <w:rPr>
          <w:rFonts w:asciiTheme="majorHAnsi" w:hAnsiTheme="majorHAnsi" w:cstheme="majorHAnsi"/>
        </w:rPr>
        <w:t xml:space="preserve">permitem </w:t>
      </w:r>
      <w:del w:id="141" w:author="João  Carvalho" w:date="2023-11-01T17:58:00Z">
        <w:r w:rsidDel="00A039D5">
          <w:rPr>
            <w:rFonts w:asciiTheme="majorHAnsi" w:hAnsiTheme="majorHAnsi" w:cstheme="majorHAnsi"/>
          </w:rPr>
          <w:delText xml:space="preserve">o </w:delText>
        </w:r>
      </w:del>
      <w:r>
        <w:rPr>
          <w:rFonts w:asciiTheme="majorHAnsi" w:hAnsiTheme="majorHAnsi" w:cstheme="majorHAnsi"/>
        </w:rPr>
        <w:t>visualizar as 3 curvas de pressão ao mesmo tempo (pressão das vias aéreas- P</w:t>
      </w:r>
      <w:r w:rsidR="00E80DC2">
        <w:rPr>
          <w:rFonts w:asciiTheme="majorHAnsi" w:hAnsiTheme="majorHAnsi" w:cstheme="majorHAnsi"/>
        </w:rPr>
        <w:t>aw, pressão esofágica- Pes, pressão transpulmonar-Ptrans/PL) tal como podemos ver no anexo 12</w:t>
      </w:r>
      <w:ins w:id="142" w:author="João  Carvalho" w:date="2023-11-01T17:59:00Z">
        <w:r w:rsidR="00A039D5">
          <w:rPr>
            <w:rFonts w:asciiTheme="majorHAnsi" w:hAnsiTheme="majorHAnsi" w:cstheme="majorHAnsi"/>
          </w:rPr>
          <w:t>,</w:t>
        </w:r>
      </w:ins>
      <w:del w:id="143" w:author="João  Carvalho" w:date="2023-11-01T17:58:00Z">
        <w:r w:rsidR="00E52F5F" w:rsidDel="00A039D5">
          <w:rPr>
            <w:rFonts w:asciiTheme="majorHAnsi" w:hAnsiTheme="majorHAnsi" w:cstheme="majorHAnsi"/>
          </w:rPr>
          <w:delText>.</w:delText>
        </w:r>
      </w:del>
      <w:ins w:id="144" w:author="João  Carvalho" w:date="2023-11-01T17:58:00Z">
        <w:r w:rsidR="00A039D5">
          <w:rPr>
            <w:rFonts w:asciiTheme="majorHAnsi" w:hAnsiTheme="majorHAnsi" w:cstheme="majorHAnsi"/>
          </w:rPr>
          <w:t xml:space="preserve"> </w:t>
        </w:r>
      </w:ins>
    </w:p>
    <w:p w14:paraId="22E41CF1" w14:textId="712E1253" w:rsidR="0000689B" w:rsidRDefault="00E52F5F" w:rsidP="00A039D5">
      <w:pPr>
        <w:ind w:left="360" w:firstLine="348"/>
        <w:jc w:val="both"/>
        <w:rPr>
          <w:rFonts w:asciiTheme="majorHAnsi" w:hAnsiTheme="majorHAnsi" w:cstheme="majorHAnsi"/>
        </w:rPr>
      </w:pPr>
      <w:del w:id="145" w:author="João  Carvalho" w:date="2023-11-01T17:59:00Z">
        <w:r w:rsidDel="00A039D5">
          <w:rPr>
            <w:rFonts w:asciiTheme="majorHAnsi" w:hAnsiTheme="majorHAnsi" w:cstheme="majorHAnsi"/>
          </w:rPr>
          <w:delText xml:space="preserve">Nos nossos ventiladores, </w:delText>
        </w:r>
      </w:del>
      <w:r>
        <w:rPr>
          <w:rFonts w:asciiTheme="majorHAnsi" w:hAnsiTheme="majorHAnsi" w:cstheme="majorHAnsi"/>
        </w:rPr>
        <w:t>iremos apenas ter acesso às curvas de pressão das vias aéreas-</w:t>
      </w:r>
      <w:proofErr w:type="spellStart"/>
      <w:r>
        <w:rPr>
          <w:rFonts w:asciiTheme="majorHAnsi" w:hAnsiTheme="majorHAnsi" w:cstheme="majorHAnsi"/>
        </w:rPr>
        <w:t>Paw</w:t>
      </w:r>
      <w:proofErr w:type="spellEnd"/>
      <w:ins w:id="146" w:author="João  Carvalho" w:date="2023-11-01T17:59:00Z">
        <w:r w:rsidR="00A039D5">
          <w:rPr>
            <w:rFonts w:asciiTheme="majorHAnsi" w:hAnsiTheme="majorHAnsi" w:cstheme="majorHAnsi"/>
          </w:rPr>
          <w:t xml:space="preserve"> (no ventilador)</w:t>
        </w:r>
      </w:ins>
      <w:r>
        <w:rPr>
          <w:rFonts w:asciiTheme="majorHAnsi" w:hAnsiTheme="majorHAnsi" w:cstheme="majorHAnsi"/>
        </w:rPr>
        <w:t xml:space="preserve"> e pressão esofágica-</w:t>
      </w:r>
      <w:proofErr w:type="spellStart"/>
      <w:r>
        <w:rPr>
          <w:rFonts w:asciiTheme="majorHAnsi" w:hAnsiTheme="majorHAnsi" w:cstheme="majorHAnsi"/>
        </w:rPr>
        <w:t>Pes</w:t>
      </w:r>
      <w:proofErr w:type="spellEnd"/>
      <w:ins w:id="147" w:author="João  Carvalho" w:date="2023-11-01T17:59:00Z">
        <w:r w:rsidR="00A039D5">
          <w:rPr>
            <w:rFonts w:asciiTheme="majorHAnsi" w:hAnsiTheme="majorHAnsi" w:cstheme="majorHAnsi"/>
          </w:rPr>
          <w:t xml:space="preserve"> (no monitor)</w:t>
        </w:r>
      </w:ins>
      <w:r>
        <w:rPr>
          <w:rFonts w:asciiTheme="majorHAnsi" w:hAnsiTheme="majorHAnsi" w:cstheme="majorHAnsi"/>
        </w:rPr>
        <w:t xml:space="preserve">. </w:t>
      </w:r>
      <w:r w:rsidR="0000689B">
        <w:rPr>
          <w:rFonts w:asciiTheme="majorHAnsi" w:hAnsiTheme="majorHAnsi" w:cstheme="majorHAnsi"/>
        </w:rPr>
        <w:t>Definimos um valor de PEEP e, vamos averiguar se esse valor de PEEP corresponde à PEEP ideal</w:t>
      </w:r>
      <w:r w:rsidR="001D1901">
        <w:rPr>
          <w:rFonts w:asciiTheme="majorHAnsi" w:hAnsiTheme="majorHAnsi" w:cstheme="majorHAnsi"/>
        </w:rPr>
        <w:t xml:space="preserve">, calculando o valor de pressão transpulmonar. </w:t>
      </w:r>
    </w:p>
    <w:p w14:paraId="173E1B85" w14:textId="72DF7BD4" w:rsidR="00644D6D" w:rsidRDefault="00E52F5F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Para obtermos os valores de Paw e Pes r</w:t>
      </w:r>
      <w:r w:rsidR="00E82C3D">
        <w:rPr>
          <w:rFonts w:asciiTheme="majorHAnsi" w:hAnsiTheme="majorHAnsi" w:cstheme="majorHAnsi"/>
        </w:rPr>
        <w:t>ealiza-se uma pausa expiratória</w:t>
      </w:r>
      <w:r>
        <w:rPr>
          <w:rFonts w:asciiTheme="majorHAnsi" w:hAnsiTheme="majorHAnsi" w:cstheme="majorHAnsi"/>
        </w:rPr>
        <w:t xml:space="preserve">. </w:t>
      </w:r>
      <w:r w:rsidR="001D1901">
        <w:rPr>
          <w:rFonts w:asciiTheme="majorHAnsi" w:hAnsiTheme="majorHAnsi" w:cstheme="majorHAnsi"/>
        </w:rPr>
        <w:t xml:space="preserve">Seguidamente, através da equação </w:t>
      </w:r>
      <w:r w:rsidR="00FC21C2" w:rsidRPr="00FC21C2">
        <w:rPr>
          <w:rFonts w:asciiTheme="majorHAnsi" w:hAnsiTheme="majorHAnsi" w:cstheme="majorHAnsi"/>
          <w:b/>
          <w:bCs/>
        </w:rPr>
        <w:t xml:space="preserve">Ptrans = Paw </w:t>
      </w:r>
      <w:r w:rsidR="001D1901">
        <w:rPr>
          <w:rFonts w:asciiTheme="majorHAnsi" w:hAnsiTheme="majorHAnsi" w:cstheme="majorHAnsi"/>
          <w:b/>
          <w:bCs/>
        </w:rPr>
        <w:t>–</w:t>
      </w:r>
      <w:r w:rsidR="00FC21C2" w:rsidRPr="00FC21C2">
        <w:rPr>
          <w:rFonts w:asciiTheme="majorHAnsi" w:hAnsiTheme="majorHAnsi" w:cstheme="majorHAnsi"/>
          <w:b/>
          <w:bCs/>
        </w:rPr>
        <w:t xml:space="preserve"> Pes</w:t>
      </w:r>
      <w:r w:rsidR="001D1901">
        <w:rPr>
          <w:rFonts w:asciiTheme="majorHAnsi" w:hAnsiTheme="majorHAnsi" w:cstheme="majorHAnsi"/>
        </w:rPr>
        <w:t xml:space="preserve">, obtém-se o valor de pressão transpulmonar. Para uma ventilação protetora, o valor de </w:t>
      </w:r>
      <w:proofErr w:type="spellStart"/>
      <w:r w:rsidR="001D1901">
        <w:rPr>
          <w:rFonts w:asciiTheme="majorHAnsi" w:hAnsiTheme="majorHAnsi" w:cstheme="majorHAnsi"/>
        </w:rPr>
        <w:t>Ptrans</w:t>
      </w:r>
      <w:proofErr w:type="spellEnd"/>
      <w:r w:rsidR="001D1901">
        <w:rPr>
          <w:rFonts w:asciiTheme="majorHAnsi" w:hAnsiTheme="majorHAnsi" w:cstheme="majorHAnsi"/>
        </w:rPr>
        <w:t xml:space="preserve"> deve </w:t>
      </w:r>
      <w:del w:id="148" w:author="João  Carvalho" w:date="2023-11-01T17:59:00Z">
        <w:r w:rsidR="001D1901" w:rsidDel="00A039D5">
          <w:rPr>
            <w:rFonts w:asciiTheme="majorHAnsi" w:hAnsiTheme="majorHAnsi" w:cstheme="majorHAnsi"/>
          </w:rPr>
          <w:delText xml:space="preserve">andar </w:delText>
        </w:r>
      </w:del>
      <w:ins w:id="149" w:author="João  Carvalho" w:date="2023-11-01T17:59:00Z">
        <w:r w:rsidR="00A039D5">
          <w:rPr>
            <w:rFonts w:asciiTheme="majorHAnsi" w:hAnsiTheme="majorHAnsi" w:cstheme="majorHAnsi"/>
          </w:rPr>
          <w:t xml:space="preserve">situar-se </w:t>
        </w:r>
      </w:ins>
      <w:r w:rsidR="001D1901">
        <w:rPr>
          <w:rFonts w:asciiTheme="majorHAnsi" w:hAnsiTheme="majorHAnsi" w:cstheme="majorHAnsi"/>
        </w:rPr>
        <w:t xml:space="preserve">entre 0 a +5 cmH20. </w:t>
      </w:r>
    </w:p>
    <w:p w14:paraId="0E422E10" w14:textId="6F806249" w:rsidR="001D1901" w:rsidRPr="00FC21C2" w:rsidRDefault="001D1901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 anexo 12, podemos observar alguns exemplos de ajuste da PEEP de acordo com a pressão transpulmonar no final da expiração em doente com ARDS. </w:t>
      </w:r>
      <w:r w:rsidR="003562B0">
        <w:rPr>
          <w:rFonts w:asciiTheme="majorHAnsi" w:hAnsiTheme="majorHAnsi" w:cstheme="majorHAnsi"/>
        </w:rPr>
        <w:t xml:space="preserve">Em cada figura, podemos observar as linhas de pressão nas vias aéreas, pressão esofágica e pressão transpulmonar. O cursor está posicionado na oclusão no final da expiração. Na figura 1, temos PEEP de 7 cmH20. Para esse valor de PEEP, podemos observar uma pressão transpulmonar no final da expiração negativa, com risco elevado de </w:t>
      </w:r>
      <w:proofErr w:type="spellStart"/>
      <w:r w:rsidR="003562B0">
        <w:rPr>
          <w:rFonts w:asciiTheme="majorHAnsi" w:hAnsiTheme="majorHAnsi" w:cstheme="majorHAnsi"/>
        </w:rPr>
        <w:t>atelectotrauma</w:t>
      </w:r>
      <w:proofErr w:type="spellEnd"/>
      <w:r w:rsidR="003562B0">
        <w:rPr>
          <w:rFonts w:asciiTheme="majorHAnsi" w:hAnsiTheme="majorHAnsi" w:cstheme="majorHAnsi"/>
        </w:rPr>
        <w:t xml:space="preserve">. Na figura 2, temos PEEP de 9 cm H20. A pressão transpulmonar é 0 no final da expiração. Na figura 3, temos PEEP de 11 cm H20. Neste caso, a pressão transpulmonar é de cerca de 2 cmH20 no final da expiração, prevenindo </w:t>
      </w:r>
      <w:proofErr w:type="spellStart"/>
      <w:r w:rsidR="003562B0">
        <w:rPr>
          <w:rFonts w:asciiTheme="majorHAnsi" w:hAnsiTheme="majorHAnsi" w:cstheme="majorHAnsi"/>
        </w:rPr>
        <w:t>atelectotrauma</w:t>
      </w:r>
      <w:proofErr w:type="spellEnd"/>
      <w:r w:rsidR="003562B0">
        <w:rPr>
          <w:rFonts w:asciiTheme="majorHAnsi" w:hAnsiTheme="majorHAnsi" w:cstheme="majorHAnsi"/>
        </w:rPr>
        <w:t>.</w:t>
      </w:r>
    </w:p>
    <w:p w14:paraId="7E86C144" w14:textId="2205D893" w:rsidR="00B02234" w:rsidRDefault="00B02234" w:rsidP="00B65D8C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Reavaliação</w:t>
      </w:r>
    </w:p>
    <w:p w14:paraId="4D7C6022" w14:textId="23D8F98A" w:rsidR="00280840" w:rsidRDefault="00280840" w:rsidP="00672CA6">
      <w:pPr>
        <w:spacing w:before="240"/>
        <w:ind w:left="360" w:firstLine="348"/>
        <w:jc w:val="both"/>
        <w:rPr>
          <w:rFonts w:asciiTheme="majorHAnsi" w:hAnsiTheme="majorHAnsi" w:cstheme="majorHAnsi"/>
        </w:rPr>
      </w:pPr>
      <w:r w:rsidRPr="00280840">
        <w:rPr>
          <w:rFonts w:asciiTheme="majorHAnsi" w:hAnsiTheme="majorHAnsi" w:cstheme="majorHAnsi"/>
        </w:rPr>
        <w:t xml:space="preserve">A medição da pressão esofágica deve ser realizada para se obter o valor de PEEP ideal, de acordo com o valor da pressão transpulmonar. </w:t>
      </w:r>
      <w:r>
        <w:rPr>
          <w:rFonts w:asciiTheme="majorHAnsi" w:hAnsiTheme="majorHAnsi" w:cstheme="majorHAnsi"/>
        </w:rPr>
        <w:t xml:space="preserve">A </w:t>
      </w:r>
      <w:r w:rsidRPr="00280840">
        <w:rPr>
          <w:rFonts w:asciiTheme="majorHAnsi" w:hAnsiTheme="majorHAnsi" w:cstheme="majorHAnsi"/>
        </w:rPr>
        <w:t xml:space="preserve">medição deve ser </w:t>
      </w:r>
      <w:r>
        <w:rPr>
          <w:rFonts w:asciiTheme="majorHAnsi" w:hAnsiTheme="majorHAnsi" w:cstheme="majorHAnsi"/>
        </w:rPr>
        <w:t>realizada de acordo com a gravidade de cada caso e a necessidade de ajuste ventilatório</w:t>
      </w:r>
      <w:r w:rsidRPr="00A039D5">
        <w:rPr>
          <w:rFonts w:asciiTheme="majorHAnsi" w:hAnsiTheme="majorHAnsi" w:cstheme="majorHAnsi"/>
        </w:rPr>
        <w:t xml:space="preserve">. </w:t>
      </w:r>
      <w:r w:rsidR="00654892" w:rsidRPr="00A039D5">
        <w:rPr>
          <w:rFonts w:asciiTheme="majorHAnsi" w:hAnsiTheme="majorHAnsi" w:cstheme="majorHAnsi"/>
          <w:rPrChange w:id="150" w:author="João  Carvalho" w:date="2023-11-01T18:00:00Z">
            <w:rPr>
              <w:rFonts w:asciiTheme="majorHAnsi" w:hAnsiTheme="majorHAnsi" w:cstheme="majorHAnsi"/>
              <w:highlight w:val="yellow"/>
            </w:rPr>
          </w:rPrChange>
        </w:rPr>
        <w:t>Não se encontra disponível na literatura um intervalo de tempo de repetição da medição, neste sentido nós estipulamos que</w:t>
      </w:r>
      <w:r w:rsidRPr="00A039D5">
        <w:rPr>
          <w:rFonts w:asciiTheme="majorHAnsi" w:hAnsiTheme="majorHAnsi" w:cstheme="majorHAnsi"/>
          <w:rPrChange w:id="151" w:author="João  Carvalho" w:date="2023-11-01T18:00:00Z">
            <w:rPr>
              <w:rFonts w:asciiTheme="majorHAnsi" w:hAnsiTheme="majorHAnsi" w:cstheme="majorHAnsi"/>
              <w:highlight w:val="yellow"/>
            </w:rPr>
          </w:rPrChange>
        </w:rPr>
        <w:t xml:space="preserve"> a medição da pressão esofágica e reavaliação da pressão transpulmonar </w:t>
      </w:r>
      <w:r w:rsidR="00654892" w:rsidRPr="00A039D5">
        <w:rPr>
          <w:rFonts w:asciiTheme="majorHAnsi" w:hAnsiTheme="majorHAnsi" w:cstheme="majorHAnsi"/>
          <w:rPrChange w:id="152" w:author="João  Carvalho" w:date="2023-11-01T18:00:00Z">
            <w:rPr>
              <w:rFonts w:asciiTheme="majorHAnsi" w:hAnsiTheme="majorHAnsi" w:cstheme="majorHAnsi"/>
              <w:highlight w:val="yellow"/>
            </w:rPr>
          </w:rPrChange>
        </w:rPr>
        <w:t xml:space="preserve">deve ser realizada em </w:t>
      </w:r>
      <w:r w:rsidRPr="00A039D5">
        <w:rPr>
          <w:rFonts w:asciiTheme="majorHAnsi" w:hAnsiTheme="majorHAnsi" w:cstheme="majorHAnsi"/>
          <w:rPrChange w:id="153" w:author="João  Carvalho" w:date="2023-11-01T18:00:00Z">
            <w:rPr>
              <w:rFonts w:asciiTheme="majorHAnsi" w:hAnsiTheme="majorHAnsi" w:cstheme="majorHAnsi"/>
              <w:highlight w:val="yellow"/>
            </w:rPr>
          </w:rPrChange>
        </w:rPr>
        <w:t xml:space="preserve">intervalos de 1/1h </w:t>
      </w:r>
      <w:ins w:id="154" w:author="João  Carvalho" w:date="2023-11-01T18:00:00Z">
        <w:r w:rsidR="00A039D5">
          <w:rPr>
            <w:rFonts w:asciiTheme="majorHAnsi" w:hAnsiTheme="majorHAnsi" w:cstheme="majorHAnsi"/>
          </w:rPr>
          <w:t xml:space="preserve">até definição dos parâmetros </w:t>
        </w:r>
        <w:proofErr w:type="spellStart"/>
        <w:r w:rsidR="00A039D5">
          <w:rPr>
            <w:rFonts w:asciiTheme="majorHAnsi" w:hAnsiTheme="majorHAnsi" w:cstheme="majorHAnsi"/>
          </w:rPr>
          <w:t>ventilatórios</w:t>
        </w:r>
      </w:ins>
      <w:proofErr w:type="spellEnd"/>
      <w:ins w:id="155" w:author="João  Carvalho" w:date="2023-11-01T18:01:00Z">
        <w:r w:rsidR="009F3050">
          <w:rPr>
            <w:rFonts w:asciiTheme="majorHAnsi" w:hAnsiTheme="majorHAnsi" w:cstheme="majorHAnsi"/>
          </w:rPr>
          <w:t xml:space="preserve"> adequados. </w:t>
        </w:r>
      </w:ins>
      <w:del w:id="156" w:author="João  Carvalho" w:date="2023-11-01T18:01:00Z">
        <w:r w:rsidRPr="00A039D5" w:rsidDel="009F3050">
          <w:rPr>
            <w:rFonts w:asciiTheme="majorHAnsi" w:hAnsiTheme="majorHAnsi" w:cstheme="majorHAnsi"/>
            <w:rPrChange w:id="157" w:author="João  Carvalho" w:date="2023-11-01T18:00:00Z">
              <w:rPr>
                <w:rFonts w:asciiTheme="majorHAnsi" w:hAnsiTheme="majorHAnsi" w:cstheme="majorHAnsi"/>
                <w:highlight w:val="yellow"/>
              </w:rPr>
            </w:rPrChange>
          </w:rPr>
          <w:delText>nos casos e</w:delText>
        </w:r>
        <w:r w:rsidR="00654892" w:rsidRPr="00A039D5" w:rsidDel="009F3050">
          <w:rPr>
            <w:rFonts w:asciiTheme="majorHAnsi" w:hAnsiTheme="majorHAnsi" w:cstheme="majorHAnsi"/>
            <w:rPrChange w:id="158" w:author="João  Carvalho" w:date="2023-11-01T18:00:00Z">
              <w:rPr>
                <w:rFonts w:asciiTheme="majorHAnsi" w:hAnsiTheme="majorHAnsi" w:cstheme="majorHAnsi"/>
                <w:highlight w:val="yellow"/>
              </w:rPr>
            </w:rPrChange>
          </w:rPr>
          <w:delText>m que</w:delText>
        </w:r>
        <w:r w:rsidR="00654892" w:rsidRPr="00A039D5" w:rsidDel="009F3050">
          <w:rPr>
            <w:rFonts w:asciiTheme="majorHAnsi" w:hAnsiTheme="majorHAnsi" w:cstheme="majorHAnsi"/>
          </w:rPr>
          <w:delText xml:space="preserve"> </w:delText>
        </w:r>
        <w:r w:rsidR="00654892" w:rsidRPr="00A039D5" w:rsidDel="009F3050">
          <w:rPr>
            <w:rFonts w:asciiTheme="majorHAnsi" w:hAnsiTheme="majorHAnsi" w:cstheme="majorHAnsi"/>
            <w:rPrChange w:id="159" w:author="João  Carvalho" w:date="2023-11-01T18:00:00Z">
              <w:rPr>
                <w:rFonts w:asciiTheme="majorHAnsi" w:hAnsiTheme="majorHAnsi" w:cstheme="majorHAnsi"/>
                <w:highlight w:val="yellow"/>
              </w:rPr>
            </w:rPrChange>
          </w:rPr>
          <w:delText xml:space="preserve">ventilamos com parâmetros ventilatórios no limite da ventilação protetora ou com valores de PEEP </w:delText>
        </w:r>
        <w:r w:rsidR="00105658" w:rsidRPr="00A039D5" w:rsidDel="009F3050">
          <w:rPr>
            <w:rFonts w:asciiTheme="majorHAnsi" w:hAnsiTheme="majorHAnsi" w:cstheme="majorHAnsi"/>
            <w:rPrChange w:id="160" w:author="João  Carvalho" w:date="2023-11-01T18:00:00Z">
              <w:rPr>
                <w:rFonts w:asciiTheme="majorHAnsi" w:hAnsiTheme="majorHAnsi" w:cstheme="majorHAnsi"/>
                <w:highlight w:val="yellow"/>
              </w:rPr>
            </w:rPrChange>
          </w:rPr>
          <w:delText>elevados</w:delText>
        </w:r>
        <w:r w:rsidR="00654892" w:rsidRPr="00A039D5" w:rsidDel="009F3050">
          <w:rPr>
            <w:rFonts w:asciiTheme="majorHAnsi" w:hAnsiTheme="majorHAnsi" w:cstheme="majorHAnsi"/>
          </w:rPr>
          <w:delText xml:space="preserve"> </w:delText>
        </w:r>
        <w:r w:rsidR="00654892" w:rsidRPr="00A039D5" w:rsidDel="009F3050">
          <w:rPr>
            <w:rFonts w:asciiTheme="majorHAnsi" w:hAnsiTheme="majorHAnsi" w:cstheme="majorHAnsi"/>
            <w:rPrChange w:id="161" w:author="João  Carvalho" w:date="2023-11-01T18:00:00Z">
              <w:rPr>
                <w:rFonts w:asciiTheme="majorHAnsi" w:hAnsiTheme="majorHAnsi" w:cstheme="majorHAnsi"/>
                <w:highlight w:val="yellow"/>
              </w:rPr>
            </w:rPrChange>
          </w:rPr>
          <w:delText>(????NÃO ENCONTRO NADA QUE ME DIGA DE QUANTO EM QUANTO TEMPO SE DEVE MEDIR)</w:delText>
        </w:r>
      </w:del>
      <w:ins w:id="162" w:author="João  Carvalho" w:date="2023-11-01T18:01:00Z">
        <w:r w:rsidR="009F3050">
          <w:rPr>
            <w:rFonts w:asciiTheme="majorHAnsi" w:hAnsiTheme="majorHAnsi" w:cstheme="majorHAnsi"/>
          </w:rPr>
          <w:t xml:space="preserve">Posteriormente a reavaliação deve ser realizada uma vez por turno para reavaliação dos parâmetros </w:t>
        </w:r>
        <w:proofErr w:type="spellStart"/>
        <w:r w:rsidR="009F3050">
          <w:rPr>
            <w:rFonts w:asciiTheme="majorHAnsi" w:hAnsiTheme="majorHAnsi" w:cstheme="majorHAnsi"/>
          </w:rPr>
          <w:t>ventilatórios</w:t>
        </w:r>
      </w:ins>
      <w:proofErr w:type="spellEnd"/>
      <w:ins w:id="163" w:author="João  Carvalho" w:date="2023-11-01T18:05:00Z">
        <w:r w:rsidR="00787849">
          <w:rPr>
            <w:rFonts w:asciiTheme="majorHAnsi" w:hAnsiTheme="majorHAnsi" w:cstheme="majorHAnsi"/>
          </w:rPr>
          <w:t xml:space="preserve"> ou sempre que haja alteração da situação clinica</w:t>
        </w:r>
      </w:ins>
      <w:r w:rsidR="00654892" w:rsidRPr="00A039D5">
        <w:rPr>
          <w:rFonts w:asciiTheme="majorHAnsi" w:hAnsiTheme="majorHAnsi" w:cstheme="majorHAnsi"/>
        </w:rPr>
        <w:t>.</w:t>
      </w:r>
      <w:r w:rsidR="00654892">
        <w:rPr>
          <w:rFonts w:asciiTheme="majorHAnsi" w:hAnsiTheme="majorHAnsi" w:cstheme="majorHAnsi"/>
        </w:rPr>
        <w:t xml:space="preserve"> Ainda, sempre que o doente é mobilizado ou a </w:t>
      </w:r>
      <w:r w:rsidR="00D94554">
        <w:rPr>
          <w:rFonts w:asciiTheme="majorHAnsi" w:hAnsiTheme="majorHAnsi" w:cstheme="majorHAnsi"/>
        </w:rPr>
        <w:t>s</w:t>
      </w:r>
      <w:r w:rsidR="00654892">
        <w:rPr>
          <w:rFonts w:asciiTheme="majorHAnsi" w:hAnsiTheme="majorHAnsi" w:cstheme="majorHAnsi"/>
        </w:rPr>
        <w:t xml:space="preserve">onda </w:t>
      </w:r>
      <w:r w:rsidR="00D94554">
        <w:rPr>
          <w:rFonts w:asciiTheme="majorHAnsi" w:hAnsiTheme="majorHAnsi" w:cstheme="majorHAnsi"/>
        </w:rPr>
        <w:t>n</w:t>
      </w:r>
      <w:r w:rsidR="00654892">
        <w:rPr>
          <w:rFonts w:asciiTheme="majorHAnsi" w:hAnsiTheme="majorHAnsi" w:cstheme="majorHAnsi"/>
        </w:rPr>
        <w:t xml:space="preserve">asogástrica é utilizada, deve proceder-se a nova calibração e medição da pressão esofágica. Não esquecer que para </w:t>
      </w:r>
      <w:r w:rsidRPr="001F3D15">
        <w:rPr>
          <w:rFonts w:asciiTheme="majorHAnsi" w:hAnsiTheme="majorHAnsi" w:cstheme="majorHAnsi"/>
        </w:rPr>
        <w:t>uma leitura precisa, o procedimento</w:t>
      </w:r>
      <w:r w:rsidR="00654892">
        <w:rPr>
          <w:rFonts w:asciiTheme="majorHAnsi" w:hAnsiTheme="majorHAnsi" w:cstheme="majorHAnsi"/>
        </w:rPr>
        <w:t xml:space="preserve"> de calibração do dispositivo</w:t>
      </w:r>
      <w:r w:rsidRPr="001F3D15">
        <w:rPr>
          <w:rFonts w:asciiTheme="majorHAnsi" w:hAnsiTheme="majorHAnsi" w:cstheme="majorHAnsi"/>
        </w:rPr>
        <w:t xml:space="preserve"> deve ser repetido se tiver decorrido mais de uma hora desde a última medição.</w:t>
      </w:r>
    </w:p>
    <w:p w14:paraId="6C220CFB" w14:textId="6E278E30" w:rsidR="00903899" w:rsidRDefault="00903899" w:rsidP="00B65D8C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Substituição do sistem</w:t>
      </w:r>
      <w:r w:rsidR="00B65D8C">
        <w:rPr>
          <w:rFonts w:asciiTheme="majorHAnsi" w:hAnsiTheme="majorHAnsi" w:cstheme="majorHAnsi"/>
          <w:b/>
          <w:bCs/>
        </w:rPr>
        <w:t>a</w:t>
      </w:r>
    </w:p>
    <w:p w14:paraId="699C321B" w14:textId="5F01878F" w:rsidR="00011639" w:rsidRDefault="001D1901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1D1901">
        <w:rPr>
          <w:rFonts w:asciiTheme="majorHAnsi" w:hAnsiTheme="majorHAnsi" w:cstheme="majorHAnsi"/>
        </w:rPr>
        <w:t>De acordo com as indicações fornecidas pelo fabricante, as sondas nasogástricas Nutrivent têm uma durabilidade de 30 dias, devendo ser trocadas ao fim desse período.</w:t>
      </w:r>
    </w:p>
    <w:p w14:paraId="68F7E293" w14:textId="77777777" w:rsidR="001D1901" w:rsidRDefault="001D1901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280840">
        <w:rPr>
          <w:rFonts w:asciiTheme="majorHAnsi" w:hAnsiTheme="majorHAnsi" w:cstheme="majorHAnsi"/>
        </w:rPr>
        <w:t>O dispositivo usado deve ser eliminado como resíduo hospitalar de acordo com os regulamentos em vigor.</w:t>
      </w:r>
    </w:p>
    <w:p w14:paraId="0231E07F" w14:textId="77777777" w:rsidR="00654892" w:rsidRDefault="00654892" w:rsidP="00654892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47E20F8F" w14:textId="0C77D497" w:rsidR="00B65D8C" w:rsidRDefault="00B65D8C" w:rsidP="00B65D8C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Precauções</w:t>
      </w:r>
    </w:p>
    <w:p w14:paraId="7F9A6B31" w14:textId="627243E9" w:rsidR="00280840" w:rsidRPr="00280840" w:rsidRDefault="00280840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280840">
        <w:rPr>
          <w:rFonts w:asciiTheme="majorHAnsi" w:hAnsiTheme="majorHAnsi" w:cstheme="majorHAnsi"/>
        </w:rPr>
        <w:t>O sistema não deve ser reutilizado. A reutilização do dispositivo pode resultar num agravamento sério do estado de saúde do paciente devido a possíveis contaminações microbianas.</w:t>
      </w:r>
    </w:p>
    <w:p w14:paraId="252E2D77" w14:textId="62C80EBA" w:rsidR="00B65D8C" w:rsidRDefault="00B65D8C" w:rsidP="00B65D8C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Complicações</w:t>
      </w:r>
    </w:p>
    <w:p w14:paraId="2F6B8225" w14:textId="3E249963" w:rsidR="001D1901" w:rsidRPr="001D1901" w:rsidRDefault="001D1901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1D1901">
        <w:rPr>
          <w:rFonts w:asciiTheme="majorHAnsi" w:hAnsiTheme="majorHAnsi" w:cstheme="majorHAnsi"/>
        </w:rPr>
        <w:t xml:space="preserve">De acordo com os estudos fornecidos, não foram encontrados efeitos laterais ou complicações decorrentes do uso das sondas nasogástricas Nutrivent. </w:t>
      </w:r>
    </w:p>
    <w:p w14:paraId="4BE310BB" w14:textId="50F4308D" w:rsidR="001E2332" w:rsidRDefault="001E2332" w:rsidP="00B65D8C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Suspensão da monitorização</w:t>
      </w:r>
    </w:p>
    <w:p w14:paraId="2CAFE9FF" w14:textId="631C6825" w:rsidR="001E2332" w:rsidRPr="001D1901" w:rsidRDefault="001D1901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1D1901">
        <w:rPr>
          <w:rFonts w:asciiTheme="majorHAnsi" w:hAnsiTheme="majorHAnsi" w:cstheme="majorHAnsi"/>
        </w:rPr>
        <w:t>A possibilidade de cessa a monitorização da pressão transpulmonar para obtenção da PEEP ideal, através da medição da pressão esofágica, deve ser avaliada diariamente. A decisão de suspender a medição deve ter em consideração a melhoria d</w:t>
      </w:r>
      <w:r>
        <w:rPr>
          <w:rFonts w:asciiTheme="majorHAnsi" w:hAnsiTheme="majorHAnsi" w:cstheme="majorHAnsi"/>
        </w:rPr>
        <w:t>a ventilação, da oxigenação</w:t>
      </w:r>
      <w:r w:rsidRPr="001D1901">
        <w:rPr>
          <w:rFonts w:asciiTheme="majorHAnsi" w:hAnsiTheme="majorHAnsi" w:cstheme="majorHAnsi"/>
        </w:rPr>
        <w:t xml:space="preserve"> e a evolução clínica favoráv</w:t>
      </w:r>
      <w:r>
        <w:rPr>
          <w:rFonts w:asciiTheme="majorHAnsi" w:hAnsiTheme="majorHAnsi" w:cstheme="majorHAnsi"/>
        </w:rPr>
        <w:t>e</w:t>
      </w:r>
      <w:r w:rsidRPr="001D1901">
        <w:rPr>
          <w:rFonts w:asciiTheme="majorHAnsi" w:hAnsiTheme="majorHAnsi" w:cstheme="majorHAnsi"/>
        </w:rPr>
        <w:t xml:space="preserve">l do doente. </w:t>
      </w:r>
    </w:p>
    <w:p w14:paraId="3AA3BFD7" w14:textId="09D37E74" w:rsidR="00B65D8C" w:rsidRDefault="00B65D8C" w:rsidP="00B65D8C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Destinatários</w:t>
      </w:r>
    </w:p>
    <w:p w14:paraId="4B2CB816" w14:textId="471D72EA" w:rsidR="00B65D8C" w:rsidRPr="004B3A9B" w:rsidRDefault="00B65D8C" w:rsidP="00B65D8C">
      <w:pPr>
        <w:ind w:left="360"/>
        <w:jc w:val="both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Médicos e Enfermeiros da UCIP</w:t>
      </w:r>
    </w:p>
    <w:p w14:paraId="1B814B30" w14:textId="37657A96" w:rsidR="00B65D8C" w:rsidRDefault="00B65D8C" w:rsidP="00B65D8C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Anexos</w:t>
      </w:r>
    </w:p>
    <w:p w14:paraId="23BA9DA7" w14:textId="77777777" w:rsidR="003F79D2" w:rsidRDefault="003F79D2" w:rsidP="004B3A9B">
      <w:pPr>
        <w:spacing w:after="0" w:line="240" w:lineRule="auto"/>
        <w:ind w:firstLine="360"/>
        <w:rPr>
          <w:rFonts w:asciiTheme="majorHAnsi" w:hAnsiTheme="majorHAnsi" w:cstheme="majorHAnsi"/>
        </w:rPr>
      </w:pPr>
      <w:r w:rsidRPr="003F79D2">
        <w:rPr>
          <w:rFonts w:asciiTheme="majorHAnsi" w:hAnsiTheme="majorHAnsi" w:cstheme="majorHAnsi"/>
        </w:rPr>
        <w:t>Anexo 1 – Conteúdo da caixa</w:t>
      </w:r>
    </w:p>
    <w:p w14:paraId="30CE4F05" w14:textId="77777777" w:rsidR="003F79D2" w:rsidRDefault="003F79D2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3F79D2">
        <w:rPr>
          <w:rFonts w:asciiTheme="majorHAnsi" w:hAnsiTheme="majorHAnsi" w:cstheme="majorHAnsi"/>
        </w:rPr>
        <w:t>Anexo 2- Conteúdo da Caixa</w:t>
      </w:r>
    </w:p>
    <w:p w14:paraId="1BBEB97B" w14:textId="77777777" w:rsidR="003F79D2" w:rsidRDefault="003F79D2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3F79D2">
        <w:rPr>
          <w:rFonts w:asciiTheme="majorHAnsi" w:hAnsiTheme="majorHAnsi" w:cstheme="majorHAnsi"/>
        </w:rPr>
        <w:t>Anexo 3- Inserção da sonda Nasogástrica na cavidade nasal</w:t>
      </w:r>
    </w:p>
    <w:p w14:paraId="7272A32C" w14:textId="469B4E6D" w:rsidR="006E43BC" w:rsidRDefault="006E43BC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6E43BC">
        <w:rPr>
          <w:rFonts w:asciiTheme="majorHAnsi" w:hAnsiTheme="majorHAnsi" w:cstheme="majorHAnsi"/>
        </w:rPr>
        <w:t>Anexo 4- Ligação ao monitor e calibração</w:t>
      </w:r>
      <w:r w:rsidR="00F446AE">
        <w:rPr>
          <w:rFonts w:asciiTheme="majorHAnsi" w:hAnsiTheme="majorHAnsi" w:cstheme="majorHAnsi"/>
        </w:rPr>
        <w:t xml:space="preserve"> (figura 2)</w:t>
      </w:r>
    </w:p>
    <w:p w14:paraId="73D85A5D" w14:textId="4E0F9BEB" w:rsidR="00F446AE" w:rsidRDefault="00F446AE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F446AE">
        <w:rPr>
          <w:rFonts w:asciiTheme="majorHAnsi" w:hAnsiTheme="majorHAnsi" w:cstheme="majorHAnsi"/>
        </w:rPr>
        <w:t>Anexo 5- Ligação ao monitor e calibração</w:t>
      </w:r>
      <w:r>
        <w:rPr>
          <w:rFonts w:asciiTheme="majorHAnsi" w:hAnsiTheme="majorHAnsi" w:cstheme="majorHAnsi"/>
        </w:rPr>
        <w:t xml:space="preserve"> (figura 3)</w:t>
      </w:r>
    </w:p>
    <w:p w14:paraId="76DFB433" w14:textId="657FF54A" w:rsidR="004B3A9B" w:rsidRDefault="004B3A9B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Anexo 6- Ligação ao monitor e calibração</w:t>
      </w:r>
      <w:r>
        <w:rPr>
          <w:rFonts w:asciiTheme="majorHAnsi" w:hAnsiTheme="majorHAnsi" w:cstheme="majorHAnsi"/>
        </w:rPr>
        <w:t xml:space="preserve"> (figura 4)</w:t>
      </w:r>
    </w:p>
    <w:p w14:paraId="43896C1A" w14:textId="422B1AD8" w:rsidR="004B3A9B" w:rsidRDefault="004B3A9B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Anexo 7- Ligação ao monitor e calibração</w:t>
      </w:r>
      <w:r>
        <w:rPr>
          <w:rFonts w:asciiTheme="majorHAnsi" w:hAnsiTheme="majorHAnsi" w:cstheme="majorHAnsi"/>
        </w:rPr>
        <w:t xml:space="preserve"> (figura 5 e 6)</w:t>
      </w:r>
    </w:p>
    <w:p w14:paraId="4C0BC2F6" w14:textId="42DA01DB" w:rsidR="004B3A9B" w:rsidRDefault="004B3A9B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Anexo 8- Ligação à porta auxiliar do ventilador</w:t>
      </w:r>
      <w:r>
        <w:rPr>
          <w:rFonts w:asciiTheme="majorHAnsi" w:hAnsiTheme="majorHAnsi" w:cstheme="majorHAnsi"/>
        </w:rPr>
        <w:t xml:space="preserve"> (figura 7)</w:t>
      </w:r>
    </w:p>
    <w:p w14:paraId="54CF6761" w14:textId="7CCA22EA" w:rsidR="004B3A9B" w:rsidRDefault="004B3A9B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Anexo 9 – Após ligação à porta auxiliar do ventilador</w:t>
      </w:r>
      <w:r>
        <w:rPr>
          <w:rFonts w:asciiTheme="majorHAnsi" w:hAnsiTheme="majorHAnsi" w:cstheme="majorHAnsi"/>
        </w:rPr>
        <w:t xml:space="preserve"> (figura 8 e 9)</w:t>
      </w:r>
    </w:p>
    <w:p w14:paraId="5BE2DD8F" w14:textId="3D17CFFC" w:rsidR="00672CA6" w:rsidRDefault="00672CA6" w:rsidP="00672CA6">
      <w:pPr>
        <w:spacing w:after="0" w:line="240" w:lineRule="auto"/>
        <w:ind w:left="357"/>
        <w:jc w:val="both"/>
        <w:rPr>
          <w:rFonts w:asciiTheme="majorHAnsi" w:hAnsiTheme="majorHAnsi" w:cstheme="majorHAnsi"/>
        </w:rPr>
      </w:pPr>
      <w:r w:rsidRPr="00672CA6">
        <w:rPr>
          <w:rFonts w:asciiTheme="majorHAnsi" w:hAnsiTheme="majorHAnsi" w:cstheme="majorHAnsi"/>
        </w:rPr>
        <w:t>Anexo 10– Métodos sugeridos para calcular a pressão transpulmonar inspiratória, a pressão transpulmonar expiratória, a pressão transpulmonar total e a pressão motriz transpulmonar. Todas as pressões devem ser medidas em condições estáticas após a manobra de oclusão das vias aéreas.</w:t>
      </w:r>
    </w:p>
    <w:p w14:paraId="41B0D7C8" w14:textId="51D624E3" w:rsidR="00672CA6" w:rsidRDefault="00672CA6" w:rsidP="00672CA6">
      <w:pPr>
        <w:spacing w:after="0"/>
        <w:ind w:left="357"/>
        <w:jc w:val="both"/>
        <w:rPr>
          <w:rFonts w:asciiTheme="majorHAnsi" w:hAnsiTheme="majorHAnsi" w:cstheme="majorHAnsi"/>
        </w:rPr>
      </w:pPr>
      <w:r w:rsidRPr="00672CA6">
        <w:rPr>
          <w:rFonts w:asciiTheme="majorHAnsi" w:hAnsiTheme="majorHAnsi" w:cstheme="majorHAnsi"/>
        </w:rPr>
        <w:t xml:space="preserve">Anexo 11- Limites sugeridos de pressões transpulmonares em pacientes com ARDS. </w:t>
      </w:r>
    </w:p>
    <w:p w14:paraId="269582D4" w14:textId="016F186A" w:rsidR="00672CA6" w:rsidRDefault="00672CA6" w:rsidP="00672CA6">
      <w:pPr>
        <w:spacing w:after="0"/>
        <w:ind w:left="357"/>
        <w:jc w:val="both"/>
        <w:rPr>
          <w:rFonts w:asciiTheme="majorHAnsi" w:hAnsiTheme="majorHAnsi" w:cstheme="majorHAnsi"/>
        </w:rPr>
      </w:pPr>
      <w:r w:rsidRPr="00672CA6">
        <w:rPr>
          <w:rFonts w:asciiTheme="majorHAnsi" w:hAnsiTheme="majorHAnsi" w:cstheme="majorHAnsi"/>
        </w:rPr>
        <w:t>Anexo</w:t>
      </w:r>
      <w:r>
        <w:rPr>
          <w:rFonts w:asciiTheme="majorHAnsi" w:hAnsiTheme="majorHAnsi" w:cstheme="majorHAnsi"/>
        </w:rPr>
        <w:t xml:space="preserve"> </w:t>
      </w:r>
      <w:r w:rsidRPr="00672CA6">
        <w:rPr>
          <w:rFonts w:asciiTheme="majorHAnsi" w:hAnsiTheme="majorHAnsi" w:cstheme="majorHAnsi"/>
        </w:rPr>
        <w:t xml:space="preserve">12- Curvas de pressão das vias aéreas- </w:t>
      </w:r>
      <w:proofErr w:type="spellStart"/>
      <w:r w:rsidRPr="00672CA6">
        <w:rPr>
          <w:rFonts w:asciiTheme="majorHAnsi" w:hAnsiTheme="majorHAnsi" w:cstheme="majorHAnsi"/>
        </w:rPr>
        <w:t>Paw</w:t>
      </w:r>
      <w:proofErr w:type="spellEnd"/>
      <w:r w:rsidRPr="00672CA6">
        <w:rPr>
          <w:rFonts w:asciiTheme="majorHAnsi" w:hAnsiTheme="majorHAnsi" w:cstheme="majorHAnsi"/>
        </w:rPr>
        <w:t xml:space="preserve">, pressão esofágica- </w:t>
      </w:r>
      <w:proofErr w:type="spellStart"/>
      <w:r w:rsidRPr="00672CA6">
        <w:rPr>
          <w:rFonts w:asciiTheme="majorHAnsi" w:hAnsiTheme="majorHAnsi" w:cstheme="majorHAnsi"/>
        </w:rPr>
        <w:t>Pes</w:t>
      </w:r>
      <w:proofErr w:type="spellEnd"/>
      <w:r w:rsidRPr="00672CA6">
        <w:rPr>
          <w:rFonts w:asciiTheme="majorHAnsi" w:hAnsiTheme="majorHAnsi" w:cstheme="majorHAnsi"/>
        </w:rPr>
        <w:t xml:space="preserve">, pressão </w:t>
      </w:r>
      <w:proofErr w:type="spellStart"/>
      <w:r w:rsidRPr="00672CA6">
        <w:rPr>
          <w:rFonts w:asciiTheme="majorHAnsi" w:hAnsiTheme="majorHAnsi" w:cstheme="majorHAnsi"/>
        </w:rPr>
        <w:t>transpulmonar-Ptranspulm</w:t>
      </w:r>
      <w:proofErr w:type="spellEnd"/>
      <w:r w:rsidRPr="00672CA6">
        <w:rPr>
          <w:rFonts w:asciiTheme="majorHAnsi" w:hAnsiTheme="majorHAnsi" w:cstheme="majorHAnsi"/>
        </w:rPr>
        <w:t>/PL, no ventilador Hamilton</w:t>
      </w:r>
    </w:p>
    <w:p w14:paraId="173D4A4D" w14:textId="77777777" w:rsidR="00672CA6" w:rsidRPr="00672CA6" w:rsidRDefault="00672CA6" w:rsidP="00672CA6">
      <w:pPr>
        <w:ind w:left="357"/>
        <w:jc w:val="both"/>
        <w:rPr>
          <w:rFonts w:asciiTheme="majorHAnsi" w:hAnsiTheme="majorHAnsi" w:cstheme="majorHAnsi"/>
        </w:rPr>
      </w:pPr>
      <w:r w:rsidRPr="00672CA6">
        <w:rPr>
          <w:rFonts w:asciiTheme="majorHAnsi" w:hAnsiTheme="majorHAnsi" w:cstheme="majorHAnsi"/>
        </w:rPr>
        <w:t>Anexo 13- Exemplos de ajuste da PEEP de acordo com a pressão transpulmonar no final da expiração em pacientes com ARDS.</w:t>
      </w:r>
    </w:p>
    <w:p w14:paraId="3F5411D7" w14:textId="77777777" w:rsidR="00672CA6" w:rsidRDefault="00672CA6" w:rsidP="00672CA6">
      <w:pPr>
        <w:spacing w:after="0"/>
        <w:ind w:left="357"/>
        <w:jc w:val="both"/>
        <w:rPr>
          <w:rFonts w:asciiTheme="majorHAnsi" w:hAnsiTheme="majorHAnsi" w:cstheme="majorHAnsi"/>
        </w:rPr>
      </w:pPr>
    </w:p>
    <w:p w14:paraId="3E53997E" w14:textId="77777777" w:rsidR="00672CA6" w:rsidRDefault="00672CA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51F16945" w14:textId="7B3E33B6" w:rsidR="00BF6A03" w:rsidRDefault="00BF6A03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Anexo 1 – Conteúdo da caixa</w:t>
      </w:r>
    </w:p>
    <w:p w14:paraId="4E087D37" w14:textId="47F229D0" w:rsidR="00BF6A03" w:rsidRDefault="00BF6A03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BF6A03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303AE96E" wp14:editId="0BD331A2">
            <wp:extent cx="5400040" cy="2773680"/>
            <wp:effectExtent l="0" t="0" r="0" b="7620"/>
            <wp:docPr id="6" name="Imagem 5" descr="Uma imagem com texto, captura de ecrã, diagrama, software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33EE274-C829-22D9-996E-39F8360507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Uma imagem com texto, captura de ecrã, diagrama, software&#10;&#10;Descrição gerada automaticamente">
                      <a:extLst>
                        <a:ext uri="{FF2B5EF4-FFF2-40B4-BE49-F238E27FC236}">
                          <a16:creationId xmlns:a16="http://schemas.microsoft.com/office/drawing/2014/main" id="{833EE274-C829-22D9-996E-39F8360507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19032" t="22748" r="22151" b="23536"/>
                    <a:stretch/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6C05" w14:textId="77777777" w:rsidR="00BF6A03" w:rsidRDefault="00BF6A03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670BAB49" w14:textId="72F8A948" w:rsidR="00BF6A03" w:rsidRDefault="00BF6A03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Anexo 2- Conteúdo da Caixa</w:t>
      </w:r>
    </w:p>
    <w:p w14:paraId="6C916499" w14:textId="2FFFE7A7" w:rsidR="00BF6A03" w:rsidRDefault="00BF6A03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BF6A03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0766C451" wp14:editId="55957A2F">
            <wp:extent cx="4798142" cy="3028336"/>
            <wp:effectExtent l="0" t="0" r="2540" b="635"/>
            <wp:docPr id="4" name="Imagem 3" descr="Uma imagem com texto, captura de ecrã, diagrama, software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C6F748EC-0E3A-7748-07B0-DECBD555D2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m texto, captura de ecrã, diagrama, software&#10;&#10;Descrição gerada automaticamente">
                      <a:extLst>
                        <a:ext uri="{FF2B5EF4-FFF2-40B4-BE49-F238E27FC236}">
                          <a16:creationId xmlns:a16="http://schemas.microsoft.com/office/drawing/2014/main" id="{C6F748EC-0E3A-7748-07B0-DECBD555D2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19892" t="22365" r="27636" b="18757"/>
                    <a:stretch/>
                  </pic:blipFill>
                  <pic:spPr>
                    <a:xfrm>
                      <a:off x="0" y="0"/>
                      <a:ext cx="4798142" cy="302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D085" w14:textId="77777777" w:rsidR="009D1B47" w:rsidRDefault="009D1B47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0709EA20" w14:textId="253EA125" w:rsidR="00B65D8C" w:rsidRDefault="00B65D8C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Anexo </w:t>
      </w:r>
      <w:r w:rsidR="00BF6A03">
        <w:rPr>
          <w:rFonts w:asciiTheme="majorHAnsi" w:hAnsiTheme="majorHAnsi" w:cstheme="majorHAnsi"/>
          <w:b/>
          <w:bCs/>
        </w:rPr>
        <w:t>3</w:t>
      </w:r>
      <w:r>
        <w:rPr>
          <w:rFonts w:asciiTheme="majorHAnsi" w:hAnsiTheme="majorHAnsi" w:cstheme="majorHAnsi"/>
          <w:b/>
          <w:bCs/>
        </w:rPr>
        <w:t>- Inserção da sonda Nasogástrica na cavidade nasal</w:t>
      </w:r>
    </w:p>
    <w:p w14:paraId="6686380A" w14:textId="4AE1DCCF" w:rsidR="00B65D8C" w:rsidRDefault="00B65D8C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B65D8C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55E0CF15" wp14:editId="454E640F">
            <wp:extent cx="4960375" cy="2340030"/>
            <wp:effectExtent l="0" t="0" r="0" b="3175"/>
            <wp:docPr id="9" name="Imagem 8" descr="Uma imagem com texto, captura de ecrã, software, Ícone de computador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975C7B1F-E85F-14B5-086D-E504865ABF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 descr="Uma imagem com texto, captura de ecrã, software, Ícone de computador&#10;&#10;Descrição gerada automaticamente">
                      <a:extLst>
                        <a:ext uri="{FF2B5EF4-FFF2-40B4-BE49-F238E27FC236}">
                          <a16:creationId xmlns:a16="http://schemas.microsoft.com/office/drawing/2014/main" id="{975C7B1F-E85F-14B5-086D-E504865ABF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25376" t="47790" r="30860" b="15508"/>
                    <a:stretch/>
                  </pic:blipFill>
                  <pic:spPr>
                    <a:xfrm>
                      <a:off x="0" y="0"/>
                      <a:ext cx="4960375" cy="23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8B5E" w14:textId="6F8F0A11" w:rsidR="006E43BC" w:rsidRDefault="006E43BC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164" w:name="_Hlk138006929"/>
      <w:r>
        <w:rPr>
          <w:rFonts w:asciiTheme="majorHAnsi" w:hAnsiTheme="majorHAnsi" w:cstheme="majorHAnsi"/>
          <w:b/>
          <w:bCs/>
        </w:rPr>
        <w:t>Anexo 4- Ligação ao monitor e calibração</w:t>
      </w:r>
    </w:p>
    <w:bookmarkEnd w:id="164"/>
    <w:p w14:paraId="4D0330FA" w14:textId="65D1CA6B" w:rsidR="006E43BC" w:rsidRDefault="006E43BC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6E43BC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3C4F6395" wp14:editId="13162FD9">
            <wp:extent cx="5400040" cy="1504315"/>
            <wp:effectExtent l="0" t="0" r="0" b="635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5BB5744B-FB3A-2165-2C02-ECFAAB56B6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5BB5744B-FB3A-2165-2C02-ECFAAB56B6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27634" t="46070" r="33011" b="34432"/>
                    <a:stretch/>
                  </pic:blipFill>
                  <pic:spPr>
                    <a:xfrm>
                      <a:off x="0" y="0"/>
                      <a:ext cx="540004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1B91" w14:textId="350B8BA9" w:rsidR="00F446AE" w:rsidRDefault="00F446AE" w:rsidP="00F446AE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Anexo 5- Ligação ao monitor e calibração</w:t>
      </w:r>
    </w:p>
    <w:p w14:paraId="027AA818" w14:textId="4655BD2B" w:rsidR="00F446AE" w:rsidRDefault="00F446AE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F446AE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6246FEF3" wp14:editId="58AF926F">
            <wp:extent cx="4353584" cy="1448178"/>
            <wp:effectExtent l="0" t="0" r="0" b="0"/>
            <wp:docPr id="748287956" name="Imagem 748287956">
              <a:extLst xmlns:a="http://schemas.openxmlformats.org/drawingml/2006/main">
                <a:ext uri="{FF2B5EF4-FFF2-40B4-BE49-F238E27FC236}">
                  <a16:creationId xmlns:a16="http://schemas.microsoft.com/office/drawing/2014/main" id="{C40E81E4-948F-E6CE-3B1F-C40F5E36DF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C40E81E4-948F-E6CE-3B1F-C40F5E36DF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21720" t="34408" r="26559" b="35006"/>
                    <a:stretch/>
                  </pic:blipFill>
                  <pic:spPr>
                    <a:xfrm>
                      <a:off x="0" y="0"/>
                      <a:ext cx="4353584" cy="144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E926" w14:textId="6A59A236" w:rsidR="00A077CC" w:rsidRDefault="00A077CC" w:rsidP="00A077CC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165" w:name="_Hlk142982941"/>
      <w:r>
        <w:rPr>
          <w:rFonts w:asciiTheme="majorHAnsi" w:hAnsiTheme="majorHAnsi" w:cstheme="majorHAnsi"/>
          <w:b/>
          <w:bCs/>
        </w:rPr>
        <w:t>Anexo 6- Ligação ao monitor e calibração</w:t>
      </w:r>
    </w:p>
    <w:bookmarkEnd w:id="165"/>
    <w:p w14:paraId="13A441A4" w14:textId="7343A9F9" w:rsidR="00A077CC" w:rsidRPr="00B65D8C" w:rsidRDefault="00A077CC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A077CC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05DCB85C" wp14:editId="70E284B1">
            <wp:extent cx="3828257" cy="1238250"/>
            <wp:effectExtent l="0" t="0" r="1270" b="0"/>
            <wp:docPr id="130375847" name="Imagem 130375847">
              <a:extLst xmlns:a="http://schemas.openxmlformats.org/drawingml/2006/main">
                <a:ext uri="{FF2B5EF4-FFF2-40B4-BE49-F238E27FC236}">
                  <a16:creationId xmlns:a16="http://schemas.microsoft.com/office/drawing/2014/main" id="{43DD46D5-23FF-8CE5-DD63-9104B465DF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43DD46D5-23FF-8CE5-DD63-9104B465DF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6077" cy="12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CD1B" w14:textId="77777777" w:rsidR="00B65D8C" w:rsidRDefault="00B65D8C" w:rsidP="00B65D8C">
      <w:pPr>
        <w:ind w:left="360"/>
        <w:jc w:val="both"/>
        <w:rPr>
          <w:rFonts w:asciiTheme="majorHAnsi" w:hAnsiTheme="majorHAnsi" w:cstheme="majorHAnsi"/>
          <w:b/>
          <w:bCs/>
        </w:rPr>
      </w:pPr>
    </w:p>
    <w:p w14:paraId="11CCF0F4" w14:textId="77777777" w:rsidR="00F83222" w:rsidRDefault="00F8322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6DFB2065" w14:textId="4148680F" w:rsidR="00F83222" w:rsidRDefault="00F83222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166" w:name="_Hlk142982980"/>
      <w:r>
        <w:rPr>
          <w:rFonts w:asciiTheme="majorHAnsi" w:hAnsiTheme="majorHAnsi" w:cstheme="majorHAnsi"/>
          <w:b/>
          <w:bCs/>
        </w:rPr>
        <w:t>Anexo 7- Ligação ao monitor e calibração</w:t>
      </w:r>
    </w:p>
    <w:bookmarkEnd w:id="166"/>
    <w:p w14:paraId="51FCCA61" w14:textId="62A97586" w:rsidR="00F83222" w:rsidRDefault="00F83222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F83222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1A0E8C25" wp14:editId="3B232196">
            <wp:extent cx="4778478" cy="1897626"/>
            <wp:effectExtent l="0" t="0" r="3175" b="7620"/>
            <wp:docPr id="14" name="Imagem 13">
              <a:extLst xmlns:a="http://schemas.openxmlformats.org/drawingml/2006/main">
                <a:ext uri="{FF2B5EF4-FFF2-40B4-BE49-F238E27FC236}">
                  <a16:creationId xmlns:a16="http://schemas.microsoft.com/office/drawing/2014/main" id="{4CC58B93-A2FC-78B0-3F7D-18A95A2C52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3">
                      <a:extLst>
                        <a:ext uri="{FF2B5EF4-FFF2-40B4-BE49-F238E27FC236}">
                          <a16:creationId xmlns:a16="http://schemas.microsoft.com/office/drawing/2014/main" id="{4CC58B93-A2FC-78B0-3F7D-18A95A2C52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l="21398" t="28292" r="26343" b="34815"/>
                    <a:stretch/>
                  </pic:blipFill>
                  <pic:spPr>
                    <a:xfrm>
                      <a:off x="0" y="0"/>
                      <a:ext cx="4778478" cy="189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849D" w14:textId="7C2BD39F" w:rsidR="00641E4D" w:rsidRDefault="00641E4D" w:rsidP="00641E4D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167" w:name="_Hlk142983023"/>
      <w:r>
        <w:rPr>
          <w:rFonts w:asciiTheme="majorHAnsi" w:hAnsiTheme="majorHAnsi" w:cstheme="majorHAnsi"/>
          <w:b/>
          <w:bCs/>
        </w:rPr>
        <w:t xml:space="preserve">Anexo 8- </w:t>
      </w:r>
      <w:r w:rsidRPr="00641E4D">
        <w:rPr>
          <w:rFonts w:asciiTheme="majorHAnsi" w:hAnsiTheme="majorHAnsi" w:cstheme="majorHAnsi"/>
          <w:b/>
          <w:bCs/>
        </w:rPr>
        <w:t>Ligação à porta auxiliar do ventilador</w:t>
      </w:r>
    </w:p>
    <w:bookmarkEnd w:id="167"/>
    <w:p w14:paraId="50F0BC16" w14:textId="0AE287D0" w:rsidR="00641E4D" w:rsidRDefault="00641E4D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641E4D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2F80ED09" wp14:editId="4966A58A">
            <wp:extent cx="5400040" cy="1592580"/>
            <wp:effectExtent l="0" t="0" r="0" b="7620"/>
            <wp:docPr id="978886224" name="Imagem 978886224" descr="Uma imagem com texto, captura de ecrã, software, Ícone de computador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3CF77FB3-7E97-676E-43A8-B8F2A3FDD8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86224" name="Imagem 978886224" descr="Uma imagem com texto, captura de ecrã, software, Ícone de computador&#10;&#10;Descrição gerada automaticamente">
                      <a:extLst>
                        <a:ext uri="{FF2B5EF4-FFF2-40B4-BE49-F238E27FC236}">
                          <a16:creationId xmlns:a16="http://schemas.microsoft.com/office/drawing/2014/main" id="{3CF77FB3-7E97-676E-43A8-B8F2A3FDD8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20645" t="51613" r="26129" b="20478"/>
                    <a:stretch/>
                  </pic:blipFill>
                  <pic:spPr>
                    <a:xfrm>
                      <a:off x="0" y="0"/>
                      <a:ext cx="54000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7770" w14:textId="3ED3EEBF" w:rsidR="00E53D9E" w:rsidRDefault="00E53D9E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168" w:name="_Hlk142983058"/>
      <w:r>
        <w:rPr>
          <w:rFonts w:asciiTheme="majorHAnsi" w:hAnsiTheme="majorHAnsi" w:cstheme="majorHAnsi"/>
          <w:b/>
          <w:bCs/>
        </w:rPr>
        <w:t>Anexo 9 – Após</w:t>
      </w:r>
      <w:r>
        <w:rPr>
          <w:rFonts w:ascii="Calibri" w:eastAsia="Calibri" w:hAnsi="Calibri" w:cs="Calibri"/>
          <w:b/>
          <w:bCs/>
          <w:color w:val="1A223A"/>
          <w:position w:val="1"/>
          <w:sz w:val="56"/>
          <w:szCs w:val="56"/>
        </w:rPr>
        <w:t xml:space="preserve"> </w:t>
      </w:r>
      <w:r>
        <w:rPr>
          <w:rFonts w:asciiTheme="majorHAnsi" w:hAnsiTheme="majorHAnsi" w:cstheme="majorHAnsi"/>
          <w:b/>
          <w:bCs/>
        </w:rPr>
        <w:t>l</w:t>
      </w:r>
      <w:r w:rsidRPr="00E53D9E">
        <w:rPr>
          <w:rFonts w:asciiTheme="majorHAnsi" w:hAnsiTheme="majorHAnsi" w:cstheme="majorHAnsi"/>
          <w:b/>
          <w:bCs/>
        </w:rPr>
        <w:t>igação à porta auxiliar do ventilador</w:t>
      </w:r>
    </w:p>
    <w:bookmarkEnd w:id="168"/>
    <w:p w14:paraId="0A36AC36" w14:textId="21BC78C0" w:rsidR="00E53D9E" w:rsidRDefault="00E53D9E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E53D9E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56713318" wp14:editId="4FC1F549">
            <wp:extent cx="3696928" cy="1787851"/>
            <wp:effectExtent l="0" t="0" r="0" b="3175"/>
            <wp:docPr id="658064824" name="Imagem 658064824">
              <a:extLst xmlns:a="http://schemas.openxmlformats.org/drawingml/2006/main">
                <a:ext uri="{FF2B5EF4-FFF2-40B4-BE49-F238E27FC236}">
                  <a16:creationId xmlns:a16="http://schemas.microsoft.com/office/drawing/2014/main" id="{41793011-7D71-62DC-3DF3-479CFE84CF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41793011-7D71-62DC-3DF3-479CFE84CF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28172" t="31220" r="33656" b="35961"/>
                    <a:stretch/>
                  </pic:blipFill>
                  <pic:spPr>
                    <a:xfrm>
                      <a:off x="0" y="0"/>
                      <a:ext cx="3696928" cy="178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2E50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6D042974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49EF847C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00982BCD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4EEF8B03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71C97214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6B0F1584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2C803DD5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31F38E44" w14:textId="09419D8E" w:rsidR="00B53727" w:rsidRDefault="00B53727" w:rsidP="00B53727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Anexo 10– </w:t>
      </w:r>
      <w:r w:rsidRPr="00B53727">
        <w:rPr>
          <w:rFonts w:asciiTheme="majorHAnsi" w:hAnsiTheme="majorHAnsi" w:cstheme="majorHAnsi"/>
          <w:b/>
          <w:bCs/>
        </w:rPr>
        <w:t>Métodos sugeridos para calcular a pressão transpulmonar inspiratória, a pressão transpulmonar expiratória, a pressão transpulmonar total e a pressão motriz transpulmonar. Todas as pressões</w:t>
      </w:r>
      <w:r>
        <w:rPr>
          <w:rFonts w:asciiTheme="majorHAnsi" w:hAnsiTheme="majorHAnsi" w:cstheme="majorHAnsi"/>
          <w:b/>
          <w:bCs/>
        </w:rPr>
        <w:t xml:space="preserve"> </w:t>
      </w:r>
      <w:r w:rsidRPr="00B53727">
        <w:rPr>
          <w:rFonts w:asciiTheme="majorHAnsi" w:hAnsiTheme="majorHAnsi" w:cstheme="majorHAnsi"/>
          <w:b/>
          <w:bCs/>
        </w:rPr>
        <w:t>devem ser medid</w:t>
      </w:r>
      <w:r>
        <w:rPr>
          <w:rFonts w:asciiTheme="majorHAnsi" w:hAnsiTheme="majorHAnsi" w:cstheme="majorHAnsi"/>
          <w:b/>
          <w:bCs/>
        </w:rPr>
        <w:t>a</w:t>
      </w:r>
      <w:r w:rsidRPr="00B53727">
        <w:rPr>
          <w:rFonts w:asciiTheme="majorHAnsi" w:hAnsiTheme="majorHAnsi" w:cstheme="majorHAnsi"/>
          <w:b/>
          <w:bCs/>
        </w:rPr>
        <w:t>s em condições estáticas após a manobra de oclusão das vias aéreas.</w:t>
      </w:r>
    </w:p>
    <w:p w14:paraId="357E77A7" w14:textId="6EF6D69A" w:rsidR="00B53727" w:rsidRDefault="00B53727" w:rsidP="00B53727">
      <w:pPr>
        <w:ind w:left="360"/>
        <w:jc w:val="both"/>
        <w:rPr>
          <w:rFonts w:asciiTheme="majorHAnsi" w:hAnsiTheme="majorHAnsi" w:cstheme="majorHAnsi"/>
          <w:b/>
          <w:bCs/>
        </w:rPr>
      </w:pPr>
      <w:r w:rsidRPr="00B53727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4EF7D493" wp14:editId="68942E51">
            <wp:extent cx="5400040" cy="1252220"/>
            <wp:effectExtent l="0" t="0" r="0" b="5080"/>
            <wp:docPr id="7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5A603174-0961-876D-4E1E-22FF3B0D72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>
                      <a:extLst>
                        <a:ext uri="{FF2B5EF4-FFF2-40B4-BE49-F238E27FC236}">
                          <a16:creationId xmlns:a16="http://schemas.microsoft.com/office/drawing/2014/main" id="{5A603174-0961-876D-4E1E-22FF3B0D72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6250" t="38542" r="11145" b="27408"/>
                    <a:stretch/>
                  </pic:blipFill>
                  <pic:spPr bwMode="auto">
                    <a:xfrm>
                      <a:off x="0" y="0"/>
                      <a:ext cx="5400040" cy="125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3A411" w14:textId="389A4E49" w:rsidR="00B53727" w:rsidRPr="00B53727" w:rsidRDefault="00B53727" w:rsidP="00B53727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  <w:proofErr w:type="spellStart"/>
      <w:r w:rsidRPr="00B53727">
        <w:rPr>
          <w:rFonts w:asciiTheme="majorHAnsi" w:hAnsiTheme="majorHAnsi" w:cstheme="majorHAnsi"/>
          <w:sz w:val="16"/>
          <w:szCs w:val="16"/>
        </w:rPr>
        <w:t>Dostal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, P.;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Dostalova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, V.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Practical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Aspects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of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Esophageal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Pressure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Monitoring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in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Patients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with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Acute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Respiratory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Distress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Syndrome. J.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Pers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Med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>. 2023, 13, 136.</w:t>
      </w:r>
    </w:p>
    <w:p w14:paraId="19E6A925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567B7E63" w14:textId="63DEDD91" w:rsidR="006D053D" w:rsidRDefault="002D09BB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Anexo 11- </w:t>
      </w:r>
      <w:r w:rsidRPr="002D09BB">
        <w:rPr>
          <w:rFonts w:asciiTheme="majorHAnsi" w:hAnsiTheme="majorHAnsi" w:cstheme="majorHAnsi"/>
          <w:b/>
          <w:bCs/>
        </w:rPr>
        <w:t xml:space="preserve">Limites sugeridos de pressões transpulmonares em pacientes com </w:t>
      </w:r>
      <w:r>
        <w:rPr>
          <w:rFonts w:asciiTheme="majorHAnsi" w:hAnsiTheme="majorHAnsi" w:cstheme="majorHAnsi"/>
          <w:b/>
          <w:bCs/>
        </w:rPr>
        <w:t xml:space="preserve">ARDS. </w:t>
      </w:r>
    </w:p>
    <w:p w14:paraId="7D00E296" w14:textId="2601A029" w:rsidR="006D053D" w:rsidRDefault="006D053D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6D053D">
        <w:rPr>
          <w:rFonts w:asciiTheme="majorHAnsi" w:hAnsiTheme="majorHAnsi" w:cstheme="majorHAnsi"/>
          <w:noProof/>
          <w:lang w:eastAsia="pt-PT"/>
        </w:rPr>
        <w:drawing>
          <wp:inline distT="0" distB="0" distL="0" distR="0" wp14:anchorId="276A0E8D" wp14:editId="719E6229">
            <wp:extent cx="5400040" cy="1061720"/>
            <wp:effectExtent l="0" t="0" r="0" b="5080"/>
            <wp:docPr id="2" name="Imagem 1" descr="Uma imagem com texto, captura de ecrã, software, Ícone de computador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A7DA96A-C4CA-DB5F-70DB-D9BE91DEFA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Uma imagem com texto, captura de ecrã, software, Ícone de computador&#10;&#10;Descrição gerada automaticamente">
                      <a:extLst>
                        <a:ext uri="{FF2B5EF4-FFF2-40B4-BE49-F238E27FC236}">
                          <a16:creationId xmlns:a16="http://schemas.microsoft.com/office/drawing/2014/main" id="{8A7DA96A-C4CA-DB5F-70DB-D9BE91DEFA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l="26979" t="61980" r="13021" b="17037"/>
                    <a:stretch/>
                  </pic:blipFill>
                  <pic:spPr bwMode="auto">
                    <a:xfrm>
                      <a:off x="0" y="0"/>
                      <a:ext cx="5400040" cy="106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24BD1" w14:textId="77777777" w:rsidR="002D09BB" w:rsidRPr="00B53727" w:rsidRDefault="002D09BB" w:rsidP="002D09BB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  <w:proofErr w:type="spellStart"/>
      <w:r w:rsidRPr="00B53727">
        <w:rPr>
          <w:rFonts w:asciiTheme="majorHAnsi" w:hAnsiTheme="majorHAnsi" w:cstheme="majorHAnsi"/>
          <w:sz w:val="16"/>
          <w:szCs w:val="16"/>
        </w:rPr>
        <w:t>Dostal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, P.;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Dostalova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, V.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Practical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Aspects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of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Esophageal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Pressure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Monitoring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in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Patients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with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Acute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Respiratory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Distress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Syndrome. J.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Pers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Med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>. 2023, 13, 136.</w:t>
      </w:r>
    </w:p>
    <w:p w14:paraId="276BB6D8" w14:textId="77777777" w:rsidR="002D09BB" w:rsidRPr="00762521" w:rsidRDefault="002D09BB" w:rsidP="00E52F5F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603DC8FD" w14:textId="3E21C359" w:rsidR="00762521" w:rsidRPr="00762521" w:rsidRDefault="00762521" w:rsidP="00E52F5F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169" w:name="_Hlk143020427"/>
      <w:r w:rsidRPr="00762521">
        <w:rPr>
          <w:rFonts w:asciiTheme="majorHAnsi" w:hAnsiTheme="majorHAnsi" w:cstheme="majorHAnsi"/>
          <w:b/>
          <w:bCs/>
        </w:rPr>
        <w:t xml:space="preserve">Anexo 12- Curvas de pressão das vias aéreas- </w:t>
      </w:r>
      <w:proofErr w:type="spellStart"/>
      <w:r w:rsidRPr="00762521">
        <w:rPr>
          <w:rFonts w:asciiTheme="majorHAnsi" w:hAnsiTheme="majorHAnsi" w:cstheme="majorHAnsi"/>
          <w:b/>
          <w:bCs/>
        </w:rPr>
        <w:t>Paw</w:t>
      </w:r>
      <w:proofErr w:type="spellEnd"/>
      <w:r w:rsidRPr="00762521">
        <w:rPr>
          <w:rFonts w:asciiTheme="majorHAnsi" w:hAnsiTheme="majorHAnsi" w:cstheme="majorHAnsi"/>
          <w:b/>
          <w:bCs/>
        </w:rPr>
        <w:t xml:space="preserve">, pressão esofágica- </w:t>
      </w:r>
      <w:proofErr w:type="spellStart"/>
      <w:r w:rsidRPr="00762521">
        <w:rPr>
          <w:rFonts w:asciiTheme="majorHAnsi" w:hAnsiTheme="majorHAnsi" w:cstheme="majorHAnsi"/>
          <w:b/>
          <w:bCs/>
        </w:rPr>
        <w:t>Pes</w:t>
      </w:r>
      <w:proofErr w:type="spellEnd"/>
      <w:r w:rsidRPr="00762521">
        <w:rPr>
          <w:rFonts w:asciiTheme="majorHAnsi" w:hAnsiTheme="majorHAnsi" w:cstheme="majorHAnsi"/>
          <w:b/>
          <w:bCs/>
        </w:rPr>
        <w:t xml:space="preserve">, pressão </w:t>
      </w:r>
      <w:proofErr w:type="spellStart"/>
      <w:r w:rsidRPr="00762521">
        <w:rPr>
          <w:rFonts w:asciiTheme="majorHAnsi" w:hAnsiTheme="majorHAnsi" w:cstheme="majorHAnsi"/>
          <w:b/>
          <w:bCs/>
        </w:rPr>
        <w:t>transpulmonar-Ptrans</w:t>
      </w:r>
      <w:r w:rsidR="00FC21C2">
        <w:rPr>
          <w:rFonts w:asciiTheme="majorHAnsi" w:hAnsiTheme="majorHAnsi" w:cstheme="majorHAnsi"/>
          <w:b/>
          <w:bCs/>
        </w:rPr>
        <w:t>pulm</w:t>
      </w:r>
      <w:proofErr w:type="spellEnd"/>
      <w:r w:rsidRPr="00762521">
        <w:rPr>
          <w:rFonts w:asciiTheme="majorHAnsi" w:hAnsiTheme="majorHAnsi" w:cstheme="majorHAnsi"/>
          <w:b/>
          <w:bCs/>
        </w:rPr>
        <w:t>/PL, no ventilador Hamilton</w:t>
      </w:r>
    </w:p>
    <w:bookmarkEnd w:id="169"/>
    <w:p w14:paraId="3F09F15F" w14:textId="4C1FE41A" w:rsidR="00762521" w:rsidRDefault="00762521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762521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7E7EA6FD" wp14:editId="5BD9272D">
            <wp:extent cx="4127682" cy="2781700"/>
            <wp:effectExtent l="0" t="0" r="6350" b="0"/>
            <wp:docPr id="392088224" name="Imagem 392088224">
              <a:extLst xmlns:a="http://schemas.openxmlformats.org/drawingml/2006/main">
                <a:ext uri="{FF2B5EF4-FFF2-40B4-BE49-F238E27FC236}">
                  <a16:creationId xmlns:a16="http://schemas.microsoft.com/office/drawing/2014/main" id="{2522D0F1-945C-2944-CACD-1EC54E4504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2522D0F1-945C-2944-CACD-1EC54E4504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l="16105" t="44538" r="50000" b="14854"/>
                    <a:stretch/>
                  </pic:blipFill>
                  <pic:spPr>
                    <a:xfrm>
                      <a:off x="0" y="0"/>
                      <a:ext cx="4127682" cy="27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58DD" w14:textId="3DF8D544" w:rsidR="00C06055" w:rsidRPr="00C06055" w:rsidRDefault="00C06055" w:rsidP="00F83222">
      <w:pPr>
        <w:ind w:left="360"/>
        <w:jc w:val="center"/>
        <w:rPr>
          <w:rFonts w:asciiTheme="majorHAnsi" w:hAnsiTheme="majorHAnsi" w:cstheme="majorHAnsi"/>
          <w:sz w:val="18"/>
          <w:szCs w:val="18"/>
        </w:rPr>
      </w:pPr>
      <w:proofErr w:type="spellStart"/>
      <w:r w:rsidRPr="00C06055">
        <w:rPr>
          <w:rFonts w:asciiTheme="majorHAnsi" w:hAnsiTheme="majorHAnsi" w:cstheme="majorHAnsi"/>
          <w:sz w:val="18"/>
          <w:szCs w:val="18"/>
        </w:rPr>
        <w:t>Garnero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, A; Arnal, J; 10 Expert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Tips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.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Esophageal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Pressure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Measurement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in ARDS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patients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. Hamilton Medical.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July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2015</w:t>
      </w:r>
      <w:r w:rsidR="00E52F5F">
        <w:rPr>
          <w:rFonts w:asciiTheme="majorHAnsi" w:hAnsiTheme="majorHAnsi" w:cstheme="majorHAnsi"/>
          <w:sz w:val="18"/>
          <w:szCs w:val="18"/>
        </w:rPr>
        <w:t xml:space="preserve">. </w:t>
      </w:r>
    </w:p>
    <w:p w14:paraId="06B3C993" w14:textId="77777777" w:rsidR="00903899" w:rsidRDefault="00903899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09A8AF3A" w14:textId="31FEC6A5" w:rsidR="00FC21C2" w:rsidRDefault="00FC21C2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Anexo 13- </w:t>
      </w:r>
      <w:r w:rsidR="00280840">
        <w:rPr>
          <w:rFonts w:asciiTheme="majorHAnsi" w:hAnsiTheme="majorHAnsi" w:cstheme="majorHAnsi"/>
          <w:b/>
          <w:bCs/>
        </w:rPr>
        <w:t>Exemplos de ajuste da PEEP de acordo com a pressão transpulmonar no final da expiração em pacientes com ARDS.</w:t>
      </w:r>
    </w:p>
    <w:p w14:paraId="1F78C038" w14:textId="77777777" w:rsidR="00280840" w:rsidRDefault="00280840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2F443FA9" w14:textId="58DD9A33" w:rsidR="00280840" w:rsidRDefault="00280840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358A48CB" wp14:editId="3AF9839B">
            <wp:extent cx="3917950" cy="4430523"/>
            <wp:effectExtent l="0" t="0" r="6350" b="8255"/>
            <wp:docPr id="138951557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09" cy="4438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C123B" w14:textId="77777777" w:rsidR="00280840" w:rsidRDefault="00280840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183D6A43" w14:textId="0BE66426" w:rsidR="00280840" w:rsidRDefault="00280840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  <w:r w:rsidRPr="00280840">
        <w:rPr>
          <w:rFonts w:asciiTheme="majorHAnsi" w:hAnsiTheme="majorHAnsi" w:cstheme="majorHAnsi"/>
          <w:b/>
          <w:bCs/>
          <w:noProof/>
          <w:lang w:eastAsia="pt-PT"/>
        </w:rPr>
        <w:drawing>
          <wp:inline distT="0" distB="0" distL="0" distR="0" wp14:anchorId="209CAD5E" wp14:editId="5D6DD47A">
            <wp:extent cx="3933190" cy="2197100"/>
            <wp:effectExtent l="0" t="0" r="0" b="0"/>
            <wp:docPr id="459439739" name="Imagem 459439739" descr="Uma imagem com texto, captura de ecrã, software, Ícone de computador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6C0CB866-1B59-BEEF-1E0A-AE9B647A07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9739" name="Imagem 459439739" descr="Uma imagem com texto, captura de ecrã, software, Ícone de computador&#10;&#10;Descrição gerada automaticamente">
                      <a:extLst>
                        <a:ext uri="{FF2B5EF4-FFF2-40B4-BE49-F238E27FC236}">
                          <a16:creationId xmlns:a16="http://schemas.microsoft.com/office/drawing/2014/main" id="{6C0CB866-1B59-BEEF-1E0A-AE9B647A07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l="15146" t="29342" r="53495" b="39516"/>
                    <a:stretch/>
                  </pic:blipFill>
                  <pic:spPr bwMode="auto">
                    <a:xfrm>
                      <a:off x="0" y="0"/>
                      <a:ext cx="3933745" cy="219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10D9F" w14:textId="08258F18" w:rsidR="003562B0" w:rsidRPr="00FC21C2" w:rsidRDefault="00280840" w:rsidP="003562B0">
      <w:pPr>
        <w:ind w:left="360"/>
        <w:jc w:val="both"/>
        <w:rPr>
          <w:rFonts w:asciiTheme="majorHAnsi" w:hAnsiTheme="majorHAnsi" w:cstheme="majorHAnsi"/>
        </w:rPr>
      </w:pPr>
      <w:r w:rsidRPr="00280840">
        <w:rPr>
          <w:rFonts w:asciiTheme="majorHAnsi" w:hAnsiTheme="majorHAnsi" w:cstheme="majorHAnsi"/>
          <w:sz w:val="20"/>
          <w:szCs w:val="20"/>
        </w:rPr>
        <w:t>Figura 1 (cima), figura 2 (meio) e figura 3 (baixo</w:t>
      </w:r>
      <w:proofErr w:type="gramStart"/>
      <w:r w:rsidRPr="00280840">
        <w:rPr>
          <w:rFonts w:asciiTheme="majorHAnsi" w:hAnsiTheme="majorHAnsi" w:cstheme="majorHAnsi"/>
          <w:sz w:val="20"/>
          <w:szCs w:val="20"/>
        </w:rPr>
        <w:t>):</w:t>
      </w:r>
      <w:r w:rsidR="003562B0">
        <w:rPr>
          <w:rFonts w:asciiTheme="majorHAnsi" w:hAnsiTheme="majorHAnsi" w:cstheme="majorHAnsi"/>
        </w:rPr>
        <w:t>.</w:t>
      </w:r>
      <w:proofErr w:type="gramEnd"/>
      <w:r w:rsidR="003562B0">
        <w:rPr>
          <w:rFonts w:asciiTheme="majorHAnsi" w:hAnsiTheme="majorHAnsi" w:cstheme="majorHAnsi"/>
        </w:rPr>
        <w:t xml:space="preserve"> Em cada figura, podemos observar as linhas de pressão nas vias aéreas, pressão esofágica e pressão transpulmonar. O cursor está posicionado na oclusão no final da expiração. Na figura 1, temos PEEP de 7 cmH20. Para esse valor de PEEP, podemos observar uma pressão transpulmonar no final da expiração negativa, com risco elevado de </w:t>
      </w:r>
      <w:proofErr w:type="spellStart"/>
      <w:r w:rsidR="003562B0">
        <w:rPr>
          <w:rFonts w:asciiTheme="majorHAnsi" w:hAnsiTheme="majorHAnsi" w:cstheme="majorHAnsi"/>
        </w:rPr>
        <w:t>atelectotrauma</w:t>
      </w:r>
      <w:proofErr w:type="spellEnd"/>
      <w:r w:rsidR="003562B0">
        <w:rPr>
          <w:rFonts w:asciiTheme="majorHAnsi" w:hAnsiTheme="majorHAnsi" w:cstheme="majorHAnsi"/>
        </w:rPr>
        <w:t xml:space="preserve">. Na figura 2, temos PEEP de 9 cm H20. A pressão transpulmonar é 0 no final da expiração. Na figura 3, temos PEEP de 11 cm H20. Neste caso, a pressão transpulmonar é de cerca de 2 cmH20 no final da expiração, prevenindo </w:t>
      </w:r>
      <w:proofErr w:type="spellStart"/>
      <w:r w:rsidR="003562B0">
        <w:rPr>
          <w:rFonts w:asciiTheme="majorHAnsi" w:hAnsiTheme="majorHAnsi" w:cstheme="majorHAnsi"/>
        </w:rPr>
        <w:t>atelectotrauma</w:t>
      </w:r>
      <w:proofErr w:type="spellEnd"/>
      <w:r w:rsidR="003562B0">
        <w:rPr>
          <w:rFonts w:asciiTheme="majorHAnsi" w:hAnsiTheme="majorHAnsi" w:cstheme="majorHAnsi"/>
        </w:rPr>
        <w:t>.</w:t>
      </w:r>
    </w:p>
    <w:p w14:paraId="3F50EDE4" w14:textId="77777777" w:rsidR="00280840" w:rsidRPr="00C06055" w:rsidRDefault="00280840" w:rsidP="00280840">
      <w:pPr>
        <w:ind w:left="360"/>
        <w:jc w:val="center"/>
        <w:rPr>
          <w:rFonts w:asciiTheme="majorHAnsi" w:hAnsiTheme="majorHAnsi" w:cstheme="majorHAnsi"/>
          <w:sz w:val="18"/>
          <w:szCs w:val="18"/>
        </w:rPr>
      </w:pPr>
      <w:proofErr w:type="spellStart"/>
      <w:r w:rsidRPr="00C06055">
        <w:rPr>
          <w:rFonts w:asciiTheme="majorHAnsi" w:hAnsiTheme="majorHAnsi" w:cstheme="majorHAnsi"/>
          <w:sz w:val="18"/>
          <w:szCs w:val="18"/>
        </w:rPr>
        <w:t>Garnero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, A; Arnal, J; 10 Expert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Tips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.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Esophageal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Pressure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Measurement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in ARDS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patients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. Hamilton Medical.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July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2015</w:t>
      </w:r>
      <w:r>
        <w:rPr>
          <w:rFonts w:asciiTheme="majorHAnsi" w:hAnsiTheme="majorHAnsi" w:cstheme="majorHAnsi"/>
          <w:sz w:val="18"/>
          <w:szCs w:val="18"/>
        </w:rPr>
        <w:t xml:space="preserve">. </w:t>
      </w:r>
    </w:p>
    <w:p w14:paraId="0A8F8794" w14:textId="77777777" w:rsidR="00280840" w:rsidRPr="007B079D" w:rsidRDefault="00280840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sectPr w:rsidR="00280840" w:rsidRPr="007B079D">
      <w:headerReference w:type="default" r:id="rId3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07C1C4" w14:textId="77777777" w:rsidR="00B722E1" w:rsidRDefault="00B722E1" w:rsidP="001D2E75">
      <w:pPr>
        <w:spacing w:after="0" w:line="240" w:lineRule="auto"/>
      </w:pPr>
      <w:r>
        <w:separator/>
      </w:r>
    </w:p>
  </w:endnote>
  <w:endnote w:type="continuationSeparator" w:id="0">
    <w:p w14:paraId="3DFF48C1" w14:textId="77777777" w:rsidR="00B722E1" w:rsidRDefault="00B722E1" w:rsidP="001D2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28CC81" w14:textId="77777777" w:rsidR="00B722E1" w:rsidRDefault="00B722E1" w:rsidP="001D2E75">
      <w:pPr>
        <w:spacing w:after="0" w:line="240" w:lineRule="auto"/>
      </w:pPr>
      <w:r>
        <w:separator/>
      </w:r>
    </w:p>
  </w:footnote>
  <w:footnote w:type="continuationSeparator" w:id="0">
    <w:p w14:paraId="001F783F" w14:textId="77777777" w:rsidR="00B722E1" w:rsidRDefault="00B722E1" w:rsidP="001D2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5"/>
      <w:gridCol w:w="2835"/>
      <w:gridCol w:w="2834"/>
    </w:tblGrid>
    <w:tr w:rsidR="00CC7F72" w14:paraId="57BFDE98" w14:textId="77777777">
      <w:trPr>
        <w:trHeight w:val="720"/>
      </w:trPr>
      <w:tc>
        <w:tcPr>
          <w:tcW w:w="1667" w:type="pct"/>
        </w:tcPr>
        <w:p w14:paraId="7DBBD270" w14:textId="77777777" w:rsidR="00CC7F72" w:rsidRDefault="00CC7F72">
          <w:pPr>
            <w:pStyle w:val="Cabealho"/>
            <w:rPr>
              <w:color w:val="4472C4" w:themeColor="accent1"/>
            </w:rPr>
          </w:pPr>
        </w:p>
      </w:tc>
      <w:tc>
        <w:tcPr>
          <w:tcW w:w="1667" w:type="pct"/>
        </w:tcPr>
        <w:p w14:paraId="29851943" w14:textId="77777777" w:rsidR="00CC7F72" w:rsidRDefault="00CC7F72">
          <w:pPr>
            <w:pStyle w:val="Cabealho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7226DB81" w14:textId="3869B898" w:rsidR="00CC7F72" w:rsidRDefault="00CC7F72">
          <w:pPr>
            <w:pStyle w:val="Cabealho"/>
            <w:jc w:val="right"/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>PAGE   \* MERGEFORMAT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 w:rsidR="004329DF">
            <w:rPr>
              <w:noProof/>
              <w:color w:val="4472C4" w:themeColor="accent1"/>
              <w:sz w:val="24"/>
              <w:szCs w:val="24"/>
            </w:rPr>
            <w:t>18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</w:tbl>
  <w:p w14:paraId="2F4F7827" w14:textId="77777777" w:rsidR="00CC7F72" w:rsidRDefault="00CC7F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80ED9"/>
    <w:multiLevelType w:val="hybridMultilevel"/>
    <w:tmpl w:val="BE72C75E"/>
    <w:lvl w:ilvl="0" w:tplc="DA9E988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2ED0B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12C60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26CD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8C570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50B14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74818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9281E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04369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4C868C7"/>
    <w:multiLevelType w:val="hybridMultilevel"/>
    <w:tmpl w:val="C05AEC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15171"/>
    <w:multiLevelType w:val="hybridMultilevel"/>
    <w:tmpl w:val="249CF58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8731D5"/>
    <w:multiLevelType w:val="hybridMultilevel"/>
    <w:tmpl w:val="BD920834"/>
    <w:lvl w:ilvl="0" w:tplc="EECA5BF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3" w:hanging="360"/>
      </w:pPr>
    </w:lvl>
    <w:lvl w:ilvl="2" w:tplc="0816001B" w:tentative="1">
      <w:start w:val="1"/>
      <w:numFmt w:val="lowerRoman"/>
      <w:lvlText w:val="%3."/>
      <w:lvlJc w:val="right"/>
      <w:pPr>
        <w:ind w:left="2083" w:hanging="180"/>
      </w:pPr>
    </w:lvl>
    <w:lvl w:ilvl="3" w:tplc="0816000F" w:tentative="1">
      <w:start w:val="1"/>
      <w:numFmt w:val="decimal"/>
      <w:lvlText w:val="%4."/>
      <w:lvlJc w:val="left"/>
      <w:pPr>
        <w:ind w:left="2803" w:hanging="360"/>
      </w:pPr>
    </w:lvl>
    <w:lvl w:ilvl="4" w:tplc="08160019" w:tentative="1">
      <w:start w:val="1"/>
      <w:numFmt w:val="lowerLetter"/>
      <w:lvlText w:val="%5."/>
      <w:lvlJc w:val="left"/>
      <w:pPr>
        <w:ind w:left="3523" w:hanging="360"/>
      </w:pPr>
    </w:lvl>
    <w:lvl w:ilvl="5" w:tplc="0816001B" w:tentative="1">
      <w:start w:val="1"/>
      <w:numFmt w:val="lowerRoman"/>
      <w:lvlText w:val="%6."/>
      <w:lvlJc w:val="right"/>
      <w:pPr>
        <w:ind w:left="4243" w:hanging="180"/>
      </w:pPr>
    </w:lvl>
    <w:lvl w:ilvl="6" w:tplc="0816000F" w:tentative="1">
      <w:start w:val="1"/>
      <w:numFmt w:val="decimal"/>
      <w:lvlText w:val="%7."/>
      <w:lvlJc w:val="left"/>
      <w:pPr>
        <w:ind w:left="4963" w:hanging="360"/>
      </w:pPr>
    </w:lvl>
    <w:lvl w:ilvl="7" w:tplc="08160019" w:tentative="1">
      <w:start w:val="1"/>
      <w:numFmt w:val="lowerLetter"/>
      <w:lvlText w:val="%8."/>
      <w:lvlJc w:val="left"/>
      <w:pPr>
        <w:ind w:left="5683" w:hanging="360"/>
      </w:pPr>
    </w:lvl>
    <w:lvl w:ilvl="8" w:tplc="08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3C2A5954"/>
    <w:multiLevelType w:val="hybridMultilevel"/>
    <w:tmpl w:val="675A736A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5B34DD"/>
    <w:multiLevelType w:val="hybridMultilevel"/>
    <w:tmpl w:val="9FB0909E"/>
    <w:lvl w:ilvl="0" w:tplc="761803D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FE091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C6FAC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12A26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5A860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3483C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7228B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04589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AE378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E2079E8"/>
    <w:multiLevelType w:val="multilevel"/>
    <w:tmpl w:val="F118B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0E52D4F"/>
    <w:multiLevelType w:val="hybridMultilevel"/>
    <w:tmpl w:val="F856B0D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F74FC2"/>
    <w:multiLevelType w:val="hybridMultilevel"/>
    <w:tmpl w:val="0CD46DFE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D64CB8"/>
    <w:multiLevelType w:val="hybridMultilevel"/>
    <w:tmpl w:val="069034AE"/>
    <w:lvl w:ilvl="0" w:tplc="7CB4882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D0DB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619E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FCB8C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708DB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4045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74A07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3C7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6022A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0C06063"/>
    <w:multiLevelType w:val="hybridMultilevel"/>
    <w:tmpl w:val="251C30CE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207FC"/>
    <w:multiLevelType w:val="hybridMultilevel"/>
    <w:tmpl w:val="DB4C7354"/>
    <w:lvl w:ilvl="0" w:tplc="EFD458C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5E684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208B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60D7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3AAB4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161D1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1E56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E25F2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E26EA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53E4667"/>
    <w:multiLevelType w:val="multilevel"/>
    <w:tmpl w:val="5D8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A49BA"/>
    <w:multiLevelType w:val="hybridMultilevel"/>
    <w:tmpl w:val="34D06A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2"/>
  </w:num>
  <w:num w:numId="4">
    <w:abstractNumId w:val="13"/>
  </w:num>
  <w:num w:numId="5">
    <w:abstractNumId w:val="1"/>
  </w:num>
  <w:num w:numId="6">
    <w:abstractNumId w:val="11"/>
  </w:num>
  <w:num w:numId="7">
    <w:abstractNumId w:val="5"/>
  </w:num>
  <w:num w:numId="8">
    <w:abstractNumId w:val="9"/>
  </w:num>
  <w:num w:numId="9">
    <w:abstractNumId w:val="2"/>
  </w:num>
  <w:num w:numId="10">
    <w:abstractNumId w:val="7"/>
  </w:num>
  <w:num w:numId="11">
    <w:abstractNumId w:val="0"/>
  </w:num>
  <w:num w:numId="12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08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4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80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1800"/>
        </w:pPr>
        <w:rPr>
          <w:rFonts w:hint="default"/>
        </w:rPr>
      </w:lvl>
    </w:lvlOverride>
  </w:num>
  <w:num w:numId="13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40" w:firstLine="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08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4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80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1800"/>
        </w:pPr>
        <w:rPr>
          <w:rFonts w:hint="default"/>
        </w:rPr>
      </w:lvl>
    </w:lvlOverride>
  </w:num>
  <w:num w:numId="14">
    <w:abstractNumId w:val="8"/>
  </w:num>
  <w:num w:numId="15">
    <w:abstractNumId w:val="4"/>
  </w:num>
  <w:num w:numId="16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João  Carvalho">
    <w15:presenceInfo w15:providerId="None" w15:userId="João  Carvalh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trackRevisions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0601"/>
    <w:rsid w:val="00004411"/>
    <w:rsid w:val="0000537C"/>
    <w:rsid w:val="0000689B"/>
    <w:rsid w:val="00011639"/>
    <w:rsid w:val="00030601"/>
    <w:rsid w:val="000A7BFF"/>
    <w:rsid w:val="000F41BA"/>
    <w:rsid w:val="00105658"/>
    <w:rsid w:val="00117F4B"/>
    <w:rsid w:val="00156F27"/>
    <w:rsid w:val="00171113"/>
    <w:rsid w:val="00171C22"/>
    <w:rsid w:val="001A64FB"/>
    <w:rsid w:val="001D1901"/>
    <w:rsid w:val="001D2E75"/>
    <w:rsid w:val="001D7A0C"/>
    <w:rsid w:val="001E2332"/>
    <w:rsid w:val="001F3D15"/>
    <w:rsid w:val="00205301"/>
    <w:rsid w:val="00205CB9"/>
    <w:rsid w:val="00213E72"/>
    <w:rsid w:val="002658F6"/>
    <w:rsid w:val="00265F2D"/>
    <w:rsid w:val="00280840"/>
    <w:rsid w:val="00294F62"/>
    <w:rsid w:val="002A7D25"/>
    <w:rsid w:val="002C6AAA"/>
    <w:rsid w:val="002D09BB"/>
    <w:rsid w:val="002F496E"/>
    <w:rsid w:val="00306164"/>
    <w:rsid w:val="003151D0"/>
    <w:rsid w:val="003218E3"/>
    <w:rsid w:val="00340B3D"/>
    <w:rsid w:val="003562B0"/>
    <w:rsid w:val="00381806"/>
    <w:rsid w:val="003B1824"/>
    <w:rsid w:val="003B35CA"/>
    <w:rsid w:val="003F79D2"/>
    <w:rsid w:val="003F7AB6"/>
    <w:rsid w:val="004329DF"/>
    <w:rsid w:val="00475238"/>
    <w:rsid w:val="004B2ED2"/>
    <w:rsid w:val="004B3A9B"/>
    <w:rsid w:val="004C27C3"/>
    <w:rsid w:val="004E139C"/>
    <w:rsid w:val="004E5157"/>
    <w:rsid w:val="004F4D7C"/>
    <w:rsid w:val="0051028E"/>
    <w:rsid w:val="005355C3"/>
    <w:rsid w:val="00547D0C"/>
    <w:rsid w:val="0057416E"/>
    <w:rsid w:val="005C1A83"/>
    <w:rsid w:val="00641C23"/>
    <w:rsid w:val="00641E4D"/>
    <w:rsid w:val="00644D6D"/>
    <w:rsid w:val="00647723"/>
    <w:rsid w:val="00651920"/>
    <w:rsid w:val="00652254"/>
    <w:rsid w:val="00654892"/>
    <w:rsid w:val="00672CA6"/>
    <w:rsid w:val="00697393"/>
    <w:rsid w:val="006D053D"/>
    <w:rsid w:val="006E43BC"/>
    <w:rsid w:val="006F1047"/>
    <w:rsid w:val="00743224"/>
    <w:rsid w:val="0074606A"/>
    <w:rsid w:val="00762521"/>
    <w:rsid w:val="00771BCA"/>
    <w:rsid w:val="00774A36"/>
    <w:rsid w:val="007877BB"/>
    <w:rsid w:val="00787849"/>
    <w:rsid w:val="00795114"/>
    <w:rsid w:val="007B079D"/>
    <w:rsid w:val="007C4E34"/>
    <w:rsid w:val="007D5CFE"/>
    <w:rsid w:val="0084432D"/>
    <w:rsid w:val="00863ACD"/>
    <w:rsid w:val="00880664"/>
    <w:rsid w:val="00892435"/>
    <w:rsid w:val="008B26DC"/>
    <w:rsid w:val="008D0349"/>
    <w:rsid w:val="008E150B"/>
    <w:rsid w:val="008E3BC3"/>
    <w:rsid w:val="00903899"/>
    <w:rsid w:val="009272FE"/>
    <w:rsid w:val="009315B4"/>
    <w:rsid w:val="00945614"/>
    <w:rsid w:val="00977F4A"/>
    <w:rsid w:val="00987698"/>
    <w:rsid w:val="009955EF"/>
    <w:rsid w:val="009B7ACA"/>
    <w:rsid w:val="009D1B47"/>
    <w:rsid w:val="009D5420"/>
    <w:rsid w:val="009E7E4B"/>
    <w:rsid w:val="009F3050"/>
    <w:rsid w:val="00A039D5"/>
    <w:rsid w:val="00A077CC"/>
    <w:rsid w:val="00A17272"/>
    <w:rsid w:val="00A43963"/>
    <w:rsid w:val="00A46A77"/>
    <w:rsid w:val="00A80355"/>
    <w:rsid w:val="00A9620E"/>
    <w:rsid w:val="00AA3812"/>
    <w:rsid w:val="00AD7341"/>
    <w:rsid w:val="00AE4337"/>
    <w:rsid w:val="00B02234"/>
    <w:rsid w:val="00B32780"/>
    <w:rsid w:val="00B478FC"/>
    <w:rsid w:val="00B53727"/>
    <w:rsid w:val="00B56C44"/>
    <w:rsid w:val="00B65D8C"/>
    <w:rsid w:val="00B708BE"/>
    <w:rsid w:val="00B722E1"/>
    <w:rsid w:val="00B86E0C"/>
    <w:rsid w:val="00B87586"/>
    <w:rsid w:val="00BB407E"/>
    <w:rsid w:val="00BF6A03"/>
    <w:rsid w:val="00C06055"/>
    <w:rsid w:val="00C22513"/>
    <w:rsid w:val="00CB4AF9"/>
    <w:rsid w:val="00CC7F72"/>
    <w:rsid w:val="00CF4F91"/>
    <w:rsid w:val="00D41FEF"/>
    <w:rsid w:val="00D92281"/>
    <w:rsid w:val="00D94554"/>
    <w:rsid w:val="00DA0195"/>
    <w:rsid w:val="00DA6AA4"/>
    <w:rsid w:val="00DB107F"/>
    <w:rsid w:val="00DB14CA"/>
    <w:rsid w:val="00DE58BD"/>
    <w:rsid w:val="00DE7A61"/>
    <w:rsid w:val="00E03A9B"/>
    <w:rsid w:val="00E04839"/>
    <w:rsid w:val="00E52F5F"/>
    <w:rsid w:val="00E53D9E"/>
    <w:rsid w:val="00E80DC2"/>
    <w:rsid w:val="00E82C3D"/>
    <w:rsid w:val="00EC5516"/>
    <w:rsid w:val="00F2512F"/>
    <w:rsid w:val="00F446AE"/>
    <w:rsid w:val="00F82060"/>
    <w:rsid w:val="00F83222"/>
    <w:rsid w:val="00F967DB"/>
    <w:rsid w:val="00FA1501"/>
    <w:rsid w:val="00FA24DC"/>
    <w:rsid w:val="00FC21C2"/>
    <w:rsid w:val="00FC361C"/>
    <w:rsid w:val="00FF0EBD"/>
    <w:rsid w:val="00FF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043504A"/>
  <w15:chartTrackingRefBased/>
  <w15:docId w15:val="{DFAAF5E8-196D-4E5B-880F-711EA575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2">
    <w:name w:val="heading 2"/>
    <w:basedOn w:val="Normal"/>
    <w:next w:val="Normal"/>
    <w:link w:val="Cabealho2Carter"/>
    <w:uiPriority w:val="9"/>
    <w:semiHidden/>
    <w:unhideWhenUsed/>
    <w:qFormat/>
    <w:rsid w:val="006519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2281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1D2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D2E75"/>
  </w:style>
  <w:style w:type="paragraph" w:styleId="Rodap">
    <w:name w:val="footer"/>
    <w:basedOn w:val="Normal"/>
    <w:link w:val="RodapCarter"/>
    <w:uiPriority w:val="99"/>
    <w:unhideWhenUsed/>
    <w:rsid w:val="001D2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D2E75"/>
  </w:style>
  <w:style w:type="character" w:styleId="Hiperligao">
    <w:name w:val="Hyperlink"/>
    <w:basedOn w:val="Tipodeletrapredefinidodopargrafo"/>
    <w:uiPriority w:val="99"/>
    <w:unhideWhenUsed/>
    <w:rsid w:val="002A7D25"/>
    <w:rPr>
      <w:color w:val="0563C1" w:themeColor="hyperlink"/>
      <w:u w:val="single"/>
    </w:rPr>
  </w:style>
  <w:style w:type="character" w:customStyle="1" w:styleId="UnresolvedMention">
    <w:name w:val="Unresolved Mention"/>
    <w:basedOn w:val="Tipodeletrapredefinidodopargrafo"/>
    <w:uiPriority w:val="99"/>
    <w:semiHidden/>
    <w:unhideWhenUsed/>
    <w:rsid w:val="002A7D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7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nfase">
    <w:name w:val="Emphasis"/>
    <w:basedOn w:val="Tipodeletrapredefinidodopargrafo"/>
    <w:uiPriority w:val="20"/>
    <w:qFormat/>
    <w:rsid w:val="0051028E"/>
    <w:rPr>
      <w:i/>
      <w:iCs/>
    </w:rPr>
  </w:style>
  <w:style w:type="character" w:customStyle="1" w:styleId="Cabealho2Carter">
    <w:name w:val="Cabeçalho 2 Caráter"/>
    <w:basedOn w:val="Tipodeletrapredefinidodopargrafo"/>
    <w:link w:val="Cabealho2"/>
    <w:uiPriority w:val="9"/>
    <w:semiHidden/>
    <w:rsid w:val="006519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651920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651920"/>
  </w:style>
  <w:style w:type="table" w:styleId="Tabelacomgrelha">
    <w:name w:val="Table Grid"/>
    <w:basedOn w:val="Tabelanormal"/>
    <w:rsid w:val="0065192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arter"/>
    <w:uiPriority w:val="99"/>
    <w:semiHidden/>
    <w:unhideWhenUsed/>
    <w:rsid w:val="00977F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977F4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7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8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7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24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014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Expira%C3%A7%C3%A3o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t.wikipedia.org/wiki/Press%C3%A3o_atmosf%C3%A9rica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t.wikipedia.org/wiki/Press%C3%A3o_alveolar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t.wikipedia.org/wiki/Ventila%C3%A7%C3%A3o_mec%C3%A2nica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ED5410-CB7E-48C5-8FE0-FAA65293B2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18</Pages>
  <Words>5334</Words>
  <Characters>28808</Characters>
  <Application>Microsoft Office Word</Application>
  <DocSecurity>0</DocSecurity>
  <Lines>240</Lines>
  <Paragraphs>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Tavares</dc:creator>
  <cp:keywords/>
  <dc:description/>
  <cp:lastModifiedBy>João  Carvalho</cp:lastModifiedBy>
  <cp:revision>8</cp:revision>
  <dcterms:created xsi:type="dcterms:W3CDTF">2023-10-30T14:50:00Z</dcterms:created>
  <dcterms:modified xsi:type="dcterms:W3CDTF">2023-11-01T18:06:00Z</dcterms:modified>
</cp:coreProperties>
</file>