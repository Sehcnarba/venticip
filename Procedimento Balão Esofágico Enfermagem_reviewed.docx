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5C31FB" w14:textId="77777777" w:rsidR="00A2795A" w:rsidRDefault="00A2795A"/>
    <w:tbl>
      <w:tblPr>
        <w:tblStyle w:val="Tabelacomgrelha"/>
        <w:tblW w:w="9108" w:type="dxa"/>
        <w:jc w:val="center"/>
        <w:tblLayout w:type="fixed"/>
        <w:tblLook w:val="01E0" w:firstRow="1" w:lastRow="1" w:firstColumn="1" w:lastColumn="1" w:noHBand="0" w:noVBand="0"/>
      </w:tblPr>
      <w:tblGrid>
        <w:gridCol w:w="1585"/>
        <w:gridCol w:w="737"/>
        <w:gridCol w:w="714"/>
        <w:gridCol w:w="429"/>
        <w:gridCol w:w="1881"/>
        <w:gridCol w:w="576"/>
        <w:gridCol w:w="150"/>
        <w:gridCol w:w="373"/>
        <w:gridCol w:w="782"/>
        <w:gridCol w:w="1881"/>
      </w:tblGrid>
      <w:tr w:rsidR="00A2795A" w:rsidRPr="00651920" w14:paraId="1BC65833" w14:textId="77777777" w:rsidTr="008566C8">
        <w:trPr>
          <w:trHeight w:hRule="exact" w:val="284"/>
          <w:jc w:val="center"/>
        </w:trPr>
        <w:tc>
          <w:tcPr>
            <w:tcW w:w="2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6DA8CE" w14:textId="77777777" w:rsidR="00A2795A" w:rsidRPr="00651920" w:rsidRDefault="00A2795A" w:rsidP="008566C8">
            <w:pPr>
              <w:jc w:val="center"/>
              <w:rPr>
                <w:rFonts w:asciiTheme="majorHAnsi" w:hAnsiTheme="majorHAnsi" w:cstheme="majorHAnsi"/>
                <w:b/>
                <w:smallCaps/>
                <w:sz w:val="28"/>
                <w:szCs w:val="28"/>
              </w:rPr>
            </w:pPr>
            <w:r w:rsidRPr="00651920">
              <w:rPr>
                <w:rFonts w:asciiTheme="majorHAnsi" w:hAnsiTheme="majorHAnsi" w:cstheme="majorHAnsi"/>
                <w:b/>
                <w:smallCaps/>
                <w:noProof/>
                <w:color w:val="000080"/>
                <w:sz w:val="28"/>
                <w:szCs w:val="24"/>
                <w:u w:val="single"/>
              </w:rPr>
              <mc:AlternateContent>
                <mc:Choice Requires="wpg">
                  <w:drawing>
                    <wp:anchor distT="0" distB="0" distL="114300" distR="114300" simplePos="0" relativeHeight="251659776" behindDoc="0" locked="0" layoutInCell="1" allowOverlap="1" wp14:anchorId="0C670DCB" wp14:editId="6888EF13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-2338070</wp:posOffset>
                      </wp:positionV>
                      <wp:extent cx="2286000" cy="568960"/>
                      <wp:effectExtent l="0" t="0" r="635" b="4445"/>
                      <wp:wrapNone/>
                      <wp:docPr id="14772091" name="Agrupa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0" cy="568960"/>
                                <a:chOff x="1598" y="298"/>
                                <a:chExt cx="3600" cy="896"/>
                              </a:xfrm>
                            </wpg:grpSpPr>
                            <wps:wsp>
                              <wps:cNvPr id="361134885" name="Rectangle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38" y="414"/>
                                  <a:ext cx="3060" cy="5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33EC0B1" w14:textId="77777777" w:rsidR="00A2795A" w:rsidRPr="00D675E4" w:rsidRDefault="00A2795A" w:rsidP="00A2795A">
                                    <w:pPr>
                                      <w:pStyle w:val="Cabealho2"/>
                                    </w:pPr>
                                    <w:r w:rsidRPr="00D675E4">
                                      <w:t>Hospital</w:t>
                                    </w:r>
                                    <w:r>
                                      <w:t xml:space="preserve"> de</w:t>
                                    </w:r>
                                  </w:p>
                                  <w:p w14:paraId="397316C6" w14:textId="77777777" w:rsidR="00A2795A" w:rsidRPr="00D675E4" w:rsidRDefault="00A2795A" w:rsidP="00A2795A">
                                    <w:pPr>
                                      <w:pStyle w:val="Corpodetexto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São Sebastião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58424256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98" y="298"/>
                                  <a:ext cx="896" cy="89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group w14:anchorId="0C670DCB" id="Agrupar 1" o:spid="_x0000_s1026" style="position:absolute;left:0;text-align:left;margin-left:9pt;margin-top:-184.1pt;width:180pt;height:44.8pt;z-index:251659776" coordorigin="1598,298" coordsize="3600,8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">
                      <v:rect id="Rectangle 3" o:spid="_x0000_s1027" style="position:absolute;left:2138;top:414;width:30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" filled="f" stroked="f">
                        <v:textbox>
                          <w:txbxContent>
                            <w:p w14:paraId="233EC0B1" w14:textId="77777777" w:rsidR="00A2795A" w:rsidRPr="00D675E4" w:rsidRDefault="00A2795A" w:rsidP="00A2795A">
                              <w:pPr>
                                <w:pStyle w:val="Ttulo2"/>
                              </w:pPr>
                              <w:r w:rsidRPr="00D675E4">
                                <w:t>Hospital</w:t>
                              </w:r>
                              <w:r>
                                <w:t xml:space="preserve"> de</w:t>
                              </w:r>
                            </w:p>
                            <w:p w14:paraId="397316C6" w14:textId="77777777" w:rsidR="00A2795A" w:rsidRPr="00D675E4" w:rsidRDefault="00A2795A" w:rsidP="00A2795A">
                              <w:pPr>
                                <w:pStyle w:val="Corpodetexto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São Sebastião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4" o:spid="_x0000_s1028" type="#_x0000_t75" style="position:absolute;left:1598;top:298;width:896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">
                        <v:imagedata r:id="rId6" o:title=""/>
                      </v:shape>
                    </v:group>
                  </w:pict>
                </mc:Fallback>
              </mc:AlternateContent>
            </w:r>
          </w:p>
        </w:tc>
        <w:tc>
          <w:tcPr>
            <w:tcW w:w="360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1D2F4" w14:textId="77777777" w:rsidR="00A2795A" w:rsidRPr="00651920" w:rsidRDefault="00A2795A" w:rsidP="008566C8">
            <w:pPr>
              <w:jc w:val="center"/>
              <w:rPr>
                <w:rFonts w:asciiTheme="majorHAnsi" w:hAnsiTheme="majorHAnsi" w:cstheme="majorHAnsi"/>
                <w:b/>
                <w:smallCaps/>
                <w:sz w:val="28"/>
                <w:szCs w:val="28"/>
              </w:rPr>
            </w:pPr>
          </w:p>
        </w:tc>
        <w:tc>
          <w:tcPr>
            <w:tcW w:w="52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336DEF8" w14:textId="77777777" w:rsidR="00A2795A" w:rsidRPr="00651920" w:rsidRDefault="00A2795A" w:rsidP="008566C8">
            <w:pPr>
              <w:tabs>
                <w:tab w:val="left" w:pos="1224"/>
              </w:tabs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47B2E" w14:textId="77777777" w:rsidR="00A2795A" w:rsidRPr="00651920" w:rsidRDefault="00A2795A" w:rsidP="008566C8">
            <w:pPr>
              <w:tabs>
                <w:tab w:val="left" w:pos="1224"/>
              </w:tabs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N.º / Revisão – </w:t>
            </w:r>
          </w:p>
        </w:tc>
      </w:tr>
      <w:tr w:rsidR="00A2795A" w:rsidRPr="00651920" w14:paraId="21E53D91" w14:textId="77777777" w:rsidTr="008566C8">
        <w:trPr>
          <w:trHeight w:hRule="exact" w:val="340"/>
          <w:jc w:val="center"/>
        </w:trPr>
        <w:tc>
          <w:tcPr>
            <w:tcW w:w="6445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3250C1" w14:textId="77777777" w:rsidR="00A2795A" w:rsidRPr="00651920" w:rsidRDefault="00A2795A" w:rsidP="008566C8">
            <w:pPr>
              <w:tabs>
                <w:tab w:val="left" w:pos="1224"/>
              </w:tabs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0C6BE" w14:textId="77777777" w:rsidR="00A2795A" w:rsidRPr="00651920" w:rsidRDefault="00A2795A" w:rsidP="008566C8">
            <w:pPr>
              <w:tabs>
                <w:tab w:val="left" w:pos="1224"/>
              </w:tabs>
              <w:rPr>
                <w:rFonts w:asciiTheme="majorHAnsi" w:hAnsiTheme="majorHAnsi" w:cstheme="majorHAnsi"/>
                <w:sz w:val="16"/>
                <w:szCs w:val="16"/>
              </w:rPr>
            </w:pP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t>Data</w:t>
            </w:r>
            <w:r w:rsidRPr="00651920">
              <w:rPr>
                <w:rFonts w:asciiTheme="majorHAnsi" w:hAnsiTheme="majorHAnsi" w:cstheme="majorHAnsi"/>
                <w:sz w:val="16"/>
                <w:szCs w:val="16"/>
              </w:rPr>
              <w:t xml:space="preserve"> – </w:t>
            </w:r>
          </w:p>
        </w:tc>
      </w:tr>
      <w:tr w:rsidR="00A2795A" w:rsidRPr="00651920" w14:paraId="5B5D5F12" w14:textId="77777777" w:rsidTr="008566C8">
        <w:trPr>
          <w:trHeight w:val="284"/>
          <w:jc w:val="center"/>
        </w:trPr>
        <w:tc>
          <w:tcPr>
            <w:tcW w:w="64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7B5A5" w14:textId="02A9E22F" w:rsidR="00A2795A" w:rsidRPr="00651920" w:rsidRDefault="00A2795A" w:rsidP="008566C8">
            <w:pPr>
              <w:rPr>
                <w:rFonts w:asciiTheme="majorHAnsi" w:hAnsiTheme="majorHAnsi" w:cstheme="majorHAnsi"/>
              </w:rPr>
            </w:pPr>
            <w:r w:rsidRPr="00651920">
              <w:rPr>
                <w:rFonts w:asciiTheme="majorHAnsi" w:hAnsiTheme="majorHAnsi" w:cstheme="majorHAnsi"/>
                <w:b/>
              </w:rPr>
              <w:t xml:space="preserve">Tipo de documento: </w:t>
            </w:r>
            <w:r w:rsidRPr="00651920">
              <w:rPr>
                <w:rFonts w:asciiTheme="majorHAnsi" w:hAnsiTheme="majorHAnsi" w:cstheme="majorHAnsi"/>
              </w:rPr>
              <w:t>Pro</w:t>
            </w:r>
            <w:r>
              <w:rPr>
                <w:rFonts w:asciiTheme="majorHAnsi" w:hAnsiTheme="majorHAnsi" w:cstheme="majorHAnsi"/>
              </w:rPr>
              <w:t>cedimento</w:t>
            </w:r>
          </w:p>
        </w:tc>
        <w:tc>
          <w:tcPr>
            <w:tcW w:w="2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07034" w14:textId="77777777" w:rsidR="00A2795A" w:rsidRPr="00651920" w:rsidRDefault="00A2795A" w:rsidP="008566C8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Previsão revisão – </w:t>
            </w:r>
          </w:p>
        </w:tc>
      </w:tr>
      <w:tr w:rsidR="00A2795A" w:rsidRPr="00651920" w14:paraId="58BCA120" w14:textId="77777777" w:rsidTr="008566C8">
        <w:trPr>
          <w:trHeight w:val="418"/>
          <w:jc w:val="center"/>
        </w:trPr>
        <w:tc>
          <w:tcPr>
            <w:tcW w:w="64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509D6" w14:textId="64923491" w:rsidR="00A2795A" w:rsidRPr="00651920" w:rsidRDefault="00A2795A" w:rsidP="008566C8">
            <w:pPr>
              <w:jc w:val="both"/>
              <w:rPr>
                <w:rFonts w:asciiTheme="majorHAnsi" w:hAnsiTheme="majorHAnsi" w:cstheme="majorHAnsi"/>
              </w:rPr>
            </w:pPr>
            <w:r w:rsidRPr="00651920">
              <w:rPr>
                <w:rFonts w:asciiTheme="majorHAnsi" w:hAnsiTheme="majorHAnsi" w:cstheme="majorHAnsi"/>
                <w:b/>
              </w:rPr>
              <w:t>Nome: Uso da Sonda Nasogástrica Polifuncional Nutrivent</w:t>
            </w:r>
            <w:r w:rsidRPr="00651920">
              <w:rPr>
                <w:rFonts w:asciiTheme="majorHAnsi" w:hAnsiTheme="majorHAnsi" w:cstheme="majorHAnsi"/>
                <w:b/>
                <w:vertAlign w:val="superscript"/>
              </w:rPr>
              <w:t xml:space="preserve"> TM </w:t>
            </w:r>
            <w:r w:rsidRPr="00651920">
              <w:rPr>
                <w:rFonts w:asciiTheme="majorHAnsi" w:hAnsiTheme="majorHAnsi" w:cstheme="majorHAnsi"/>
                <w:b/>
              </w:rPr>
              <w:t xml:space="preserve">para monitorização da pressão esofágica </w:t>
            </w:r>
            <w:r w:rsidR="00B37FFC">
              <w:rPr>
                <w:rFonts w:asciiTheme="majorHAnsi" w:hAnsiTheme="majorHAnsi" w:cstheme="majorHAnsi"/>
                <w:b/>
              </w:rPr>
              <w:t>no SMIP</w:t>
            </w:r>
          </w:p>
        </w:tc>
        <w:tc>
          <w:tcPr>
            <w:tcW w:w="2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7177B" w14:textId="77777777" w:rsidR="00A2795A" w:rsidRPr="00651920" w:rsidRDefault="00A2795A" w:rsidP="008566C8">
            <w:pPr>
              <w:tabs>
                <w:tab w:val="center" w:pos="4252"/>
                <w:tab w:val="right" w:pos="8460"/>
                <w:tab w:val="right" w:pos="8504"/>
              </w:tabs>
              <w:spacing w:before="120" w:line="360" w:lineRule="auto"/>
              <w:ind w:right="178"/>
              <w:rPr>
                <w:rFonts w:asciiTheme="majorHAnsi" w:hAnsiTheme="majorHAnsi" w:cstheme="majorHAnsi"/>
                <w:sz w:val="16"/>
                <w:szCs w:val="16"/>
              </w:rPr>
            </w:pP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Página </w:t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fldChar w:fldCharType="begin"/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instrText xml:space="preserve"> PAGE </w:instrText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fldChar w:fldCharType="separate"/>
            </w:r>
            <w:r w:rsidRPr="00651920">
              <w:rPr>
                <w:rFonts w:asciiTheme="majorHAnsi" w:hAnsiTheme="majorHAnsi" w:cstheme="majorHAnsi"/>
                <w:b/>
                <w:noProof/>
                <w:sz w:val="16"/>
                <w:szCs w:val="16"/>
              </w:rPr>
              <w:t>1</w:t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fldChar w:fldCharType="end"/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 de </w:t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fldChar w:fldCharType="begin"/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instrText xml:space="preserve"> NUMPAGES </w:instrText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fldChar w:fldCharType="separate"/>
            </w:r>
            <w:r w:rsidRPr="00651920">
              <w:rPr>
                <w:rFonts w:asciiTheme="majorHAnsi" w:hAnsiTheme="majorHAnsi" w:cstheme="majorHAnsi"/>
                <w:b/>
                <w:noProof/>
                <w:sz w:val="16"/>
                <w:szCs w:val="16"/>
              </w:rPr>
              <w:t>3</w:t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fldChar w:fldCharType="end"/>
            </w:r>
          </w:p>
        </w:tc>
      </w:tr>
      <w:tr w:rsidR="00A2795A" w:rsidRPr="00651920" w14:paraId="7521DB63" w14:textId="77777777" w:rsidTr="008566C8">
        <w:trPr>
          <w:trHeight w:val="356"/>
          <w:jc w:val="center"/>
        </w:trPr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E217D" w14:textId="77777777" w:rsidR="00A2795A" w:rsidRPr="00651920" w:rsidRDefault="00A2795A" w:rsidP="008566C8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651920">
              <w:rPr>
                <w:rFonts w:asciiTheme="majorHAnsi" w:hAnsiTheme="majorHAnsi" w:cstheme="majorHAnsi"/>
                <w:b/>
                <w:sz w:val="18"/>
                <w:szCs w:val="18"/>
              </w:rPr>
              <w:t>Palavras-chave</w:t>
            </w:r>
          </w:p>
        </w:tc>
        <w:tc>
          <w:tcPr>
            <w:tcW w:w="1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7A296" w14:textId="77777777" w:rsidR="00A2795A" w:rsidRPr="00651920" w:rsidRDefault="00A2795A" w:rsidP="008566C8">
            <w:pPr>
              <w:rPr>
                <w:rFonts w:asciiTheme="majorHAnsi" w:hAnsiTheme="majorHAnsi" w:cstheme="majorHAnsi"/>
                <w:iCs/>
                <w:sz w:val="16"/>
                <w:szCs w:val="16"/>
              </w:rPr>
            </w:pPr>
            <w:r w:rsidRPr="00651920">
              <w:rPr>
                <w:rFonts w:asciiTheme="majorHAnsi" w:hAnsiTheme="majorHAnsi" w:cstheme="majorHAnsi"/>
                <w:iCs/>
                <w:sz w:val="16"/>
                <w:szCs w:val="16"/>
              </w:rPr>
              <w:t>Balão esofágico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516BB" w14:textId="77777777" w:rsidR="00A2795A" w:rsidRPr="00651920" w:rsidRDefault="00A2795A" w:rsidP="008566C8">
            <w:pPr>
              <w:rPr>
                <w:rFonts w:asciiTheme="majorHAnsi" w:hAnsiTheme="majorHAnsi" w:cstheme="majorHAnsi"/>
                <w:iCs/>
                <w:sz w:val="16"/>
                <w:szCs w:val="16"/>
              </w:rPr>
            </w:pPr>
            <w:r w:rsidRPr="00651920">
              <w:rPr>
                <w:rFonts w:asciiTheme="majorHAnsi" w:hAnsiTheme="majorHAnsi" w:cstheme="majorHAnsi"/>
                <w:iCs/>
                <w:sz w:val="16"/>
                <w:szCs w:val="16"/>
              </w:rPr>
              <w:t>Ventilação Mecânica</w:t>
            </w:r>
          </w:p>
        </w:tc>
        <w:tc>
          <w:tcPr>
            <w:tcW w:w="18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5CD49" w14:textId="77777777" w:rsidR="00A2795A" w:rsidRPr="00651920" w:rsidRDefault="00A2795A" w:rsidP="008566C8">
            <w:pPr>
              <w:rPr>
                <w:rFonts w:asciiTheme="majorHAnsi" w:hAnsiTheme="majorHAnsi" w:cstheme="majorHAnsi"/>
                <w:i/>
                <w:sz w:val="16"/>
                <w:szCs w:val="16"/>
              </w:rPr>
            </w:pP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1630E" w14:textId="77777777" w:rsidR="00A2795A" w:rsidRPr="00651920" w:rsidRDefault="00A2795A" w:rsidP="008566C8">
            <w:pPr>
              <w:rPr>
                <w:rFonts w:asciiTheme="majorHAnsi" w:hAnsiTheme="majorHAnsi" w:cstheme="majorHAnsi"/>
                <w:i/>
                <w:sz w:val="16"/>
                <w:szCs w:val="16"/>
              </w:rPr>
            </w:pPr>
          </w:p>
        </w:tc>
      </w:tr>
      <w:tr w:rsidR="00A2795A" w:rsidRPr="00651920" w14:paraId="4C5F6EC0" w14:textId="77777777" w:rsidTr="008566C8">
        <w:trPr>
          <w:trHeight w:val="356"/>
          <w:jc w:val="center"/>
        </w:trPr>
        <w:tc>
          <w:tcPr>
            <w:tcW w:w="30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A53DC" w14:textId="77777777" w:rsidR="00A2795A" w:rsidRPr="00651920" w:rsidRDefault="00A2795A" w:rsidP="008566C8">
            <w:pPr>
              <w:tabs>
                <w:tab w:val="center" w:pos="4252"/>
                <w:tab w:val="right" w:pos="8504"/>
              </w:tabs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651920">
              <w:rPr>
                <w:rFonts w:asciiTheme="majorHAnsi" w:hAnsiTheme="majorHAnsi" w:cstheme="majorHAnsi"/>
                <w:b/>
                <w:sz w:val="18"/>
                <w:szCs w:val="18"/>
                <w:u w:val="single"/>
              </w:rPr>
              <w:t>Elaborado por</w:t>
            </w:r>
          </w:p>
        </w:tc>
        <w:tc>
          <w:tcPr>
            <w:tcW w:w="30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FF22A" w14:textId="77777777" w:rsidR="00A2795A" w:rsidRPr="00651920" w:rsidRDefault="00A2795A" w:rsidP="008566C8">
            <w:pPr>
              <w:tabs>
                <w:tab w:val="center" w:pos="4252"/>
                <w:tab w:val="right" w:pos="8504"/>
              </w:tabs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651920">
              <w:rPr>
                <w:rFonts w:asciiTheme="majorHAnsi" w:hAnsiTheme="majorHAnsi" w:cstheme="majorHAnsi"/>
                <w:b/>
                <w:sz w:val="18"/>
                <w:szCs w:val="18"/>
                <w:u w:val="single"/>
              </w:rPr>
              <w:t>Aprovado por</w:t>
            </w:r>
            <w:r w:rsidRPr="00651920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___/___/_____</w:t>
            </w:r>
          </w:p>
        </w:tc>
        <w:tc>
          <w:tcPr>
            <w:tcW w:w="30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A2DE5" w14:textId="77777777" w:rsidR="00A2795A" w:rsidRPr="00651920" w:rsidRDefault="00A2795A" w:rsidP="008566C8">
            <w:pPr>
              <w:tabs>
                <w:tab w:val="center" w:pos="4252"/>
                <w:tab w:val="right" w:pos="8504"/>
              </w:tabs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651920">
              <w:rPr>
                <w:rFonts w:asciiTheme="majorHAnsi" w:hAnsiTheme="majorHAnsi" w:cstheme="majorHAnsi"/>
                <w:b/>
                <w:sz w:val="18"/>
                <w:szCs w:val="18"/>
                <w:u w:val="single"/>
              </w:rPr>
              <w:t>Doc. Revogados</w:t>
            </w:r>
            <w:r w:rsidRPr="00651920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___/___/_____</w:t>
            </w:r>
          </w:p>
        </w:tc>
      </w:tr>
      <w:tr w:rsidR="00A2795A" w:rsidRPr="00651920" w14:paraId="29932109" w14:textId="77777777" w:rsidTr="008566C8">
        <w:trPr>
          <w:trHeight w:val="378"/>
          <w:jc w:val="center"/>
        </w:trPr>
        <w:tc>
          <w:tcPr>
            <w:tcW w:w="303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289D50" w14:textId="77777777" w:rsidR="00A2795A" w:rsidRPr="00651920" w:rsidRDefault="00A2795A" w:rsidP="008566C8">
            <w:pPr>
              <w:tabs>
                <w:tab w:val="center" w:pos="4252"/>
                <w:tab w:val="right" w:pos="8504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7D20162B" w14:textId="26B320BC" w:rsidR="00A2795A" w:rsidRPr="00651920" w:rsidRDefault="00A2795A" w:rsidP="008566C8">
            <w:pPr>
              <w:tabs>
                <w:tab w:val="center" w:pos="4252"/>
                <w:tab w:val="right" w:pos="8504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03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FF646F" w14:textId="77777777" w:rsidR="00A2795A" w:rsidRPr="00651920" w:rsidRDefault="00A2795A" w:rsidP="008566C8">
            <w:pPr>
              <w:tabs>
                <w:tab w:val="center" w:pos="4252"/>
                <w:tab w:val="right" w:pos="8504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03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BCD70F" w14:textId="77777777" w:rsidR="00A2795A" w:rsidRPr="00651920" w:rsidRDefault="00A2795A" w:rsidP="008566C8">
            <w:pPr>
              <w:tabs>
                <w:tab w:val="center" w:pos="4252"/>
                <w:tab w:val="right" w:pos="8504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307A40E" w14:textId="3A2FE664" w:rsidR="00425623" w:rsidRPr="007B079D" w:rsidRDefault="00A2795A" w:rsidP="00425623">
      <w:pPr>
        <w:rPr>
          <w:rFonts w:asciiTheme="majorHAnsi" w:hAnsiTheme="majorHAnsi" w:cstheme="majorHAnsi"/>
        </w:rPr>
      </w:pPr>
      <w:r w:rsidRPr="00057C61">
        <w:rPr>
          <w:noProof/>
          <w:lang w:eastAsia="pt-PT"/>
        </w:rPr>
        <w:drawing>
          <wp:anchor distT="0" distB="0" distL="114300" distR="114300" simplePos="0" relativeHeight="251658752" behindDoc="0" locked="0" layoutInCell="1" allowOverlap="1" wp14:anchorId="5A33CAF4" wp14:editId="32FB3F34">
            <wp:simplePos x="0" y="0"/>
            <wp:positionH relativeFrom="column">
              <wp:posOffset>98646</wp:posOffset>
            </wp:positionH>
            <wp:positionV relativeFrom="topMargin">
              <wp:align>bottom</wp:align>
            </wp:positionV>
            <wp:extent cx="5400040" cy="621665"/>
            <wp:effectExtent l="0" t="0" r="0" b="6985"/>
            <wp:wrapSquare wrapText="bothSides"/>
            <wp:docPr id="465851607" name="Imagem 1" descr="Uma imagem com texto, captura de ecrã, software, Ícone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51607" name="Imagem 1" descr="Uma imagem com texto, captura de ecrã, software, Ícone de computador&#10;&#10;Descrição gerada automaticamente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98" t="24209" r="33232" b="66661"/>
                    <a:stretch/>
                  </pic:blipFill>
                  <pic:spPr bwMode="auto">
                    <a:xfrm>
                      <a:off x="0" y="0"/>
                      <a:ext cx="5400040" cy="621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72D9038" w14:textId="77777777" w:rsidR="00425623" w:rsidRPr="007B079D" w:rsidRDefault="00425623" w:rsidP="00425623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  <w:b/>
          <w:bCs/>
        </w:rPr>
        <w:t>Âmbito</w:t>
      </w:r>
    </w:p>
    <w:p w14:paraId="4DDC7E0F" w14:textId="42F83FB2" w:rsidR="00C408E5" w:rsidRDefault="00C408E5" w:rsidP="00C408E5">
      <w:pPr>
        <w:pStyle w:val="PargrafodaLista"/>
        <w:ind w:firstLine="696"/>
        <w:jc w:val="both"/>
        <w:rPr>
          <w:rFonts w:asciiTheme="majorHAnsi" w:hAnsiTheme="majorHAnsi" w:cstheme="majorHAnsi"/>
        </w:rPr>
      </w:pPr>
      <w:r>
        <w:t>O presente procedimento descreve um conjunto de intervenções destinadas a garantir a correta introdução</w:t>
      </w:r>
      <w:r w:rsidR="00A87EF7">
        <w:t>, montagem e manutenção</w:t>
      </w:r>
      <w:r>
        <w:t xml:space="preserve"> da </w:t>
      </w:r>
      <w:r w:rsidRPr="007B079D">
        <w:rPr>
          <w:rFonts w:asciiTheme="majorHAnsi" w:hAnsiTheme="majorHAnsi" w:cstheme="majorHAnsi"/>
        </w:rPr>
        <w:t>Sonda Nasogástrica Polifuncional Nutrivent</w:t>
      </w:r>
      <w:r w:rsidRPr="007B079D">
        <w:rPr>
          <w:rFonts w:asciiTheme="majorHAnsi" w:hAnsiTheme="majorHAnsi" w:cstheme="majorHAnsi"/>
          <w:vertAlign w:val="superscript"/>
        </w:rPr>
        <w:t xml:space="preserve"> TM</w:t>
      </w:r>
      <w:r>
        <w:rPr>
          <w:rFonts w:asciiTheme="majorHAnsi" w:hAnsiTheme="majorHAnsi" w:cstheme="majorHAnsi"/>
          <w:vertAlign w:val="superscript"/>
        </w:rPr>
        <w:t>,</w:t>
      </w:r>
      <w:r w:rsidRPr="007B079D">
        <w:rPr>
          <w:rFonts w:asciiTheme="majorHAnsi" w:hAnsiTheme="majorHAnsi" w:cstheme="majorHAnsi"/>
          <w:vertAlign w:val="superscript"/>
        </w:rPr>
        <w:t xml:space="preserve"> </w:t>
      </w:r>
      <w:r w:rsidRPr="007B079D">
        <w:rPr>
          <w:rFonts w:asciiTheme="majorHAnsi" w:hAnsiTheme="majorHAnsi" w:cstheme="majorHAnsi"/>
        </w:rPr>
        <w:t>para monitorização da pressão esofágica n</w:t>
      </w:r>
      <w:r>
        <w:rPr>
          <w:rFonts w:asciiTheme="majorHAnsi" w:hAnsiTheme="majorHAnsi" w:cstheme="majorHAnsi"/>
        </w:rPr>
        <w:t>o Serviço de Medicina Intensiva Polivalente (SMIP)</w:t>
      </w:r>
      <w:r w:rsidRPr="007B079D">
        <w:rPr>
          <w:rFonts w:asciiTheme="majorHAnsi" w:hAnsiTheme="majorHAnsi" w:cstheme="majorHAnsi"/>
        </w:rPr>
        <w:t xml:space="preserve"> do Centro Hospitalar de Entre o Douro e o Vouga (CHEDV).</w:t>
      </w:r>
    </w:p>
    <w:p w14:paraId="090AC454" w14:textId="7FE1CEDE" w:rsidR="00F62131" w:rsidRDefault="00F62131" w:rsidP="00C408E5">
      <w:pPr>
        <w:pStyle w:val="PargrafodaLista"/>
        <w:ind w:firstLine="696"/>
        <w:jc w:val="both"/>
        <w:rPr>
          <w:rFonts w:asciiTheme="majorHAnsi" w:hAnsiTheme="majorHAnsi" w:cstheme="majorHAnsi"/>
        </w:rPr>
      </w:pPr>
      <w:r>
        <w:t xml:space="preserve">O papel do enfermeiro inicia-se com a </w:t>
      </w:r>
      <w:r w:rsidR="000D3818">
        <w:t xml:space="preserve">montagem do sistema e </w:t>
      </w:r>
      <w:r>
        <w:t xml:space="preserve">colocação da sonda nasogástrica e continua com </w:t>
      </w:r>
      <w:del w:id="0" w:author="João  Carvalho" w:date="2023-10-30T11:23:00Z">
        <w:r w:rsidDel="00167193">
          <w:delText xml:space="preserve">o </w:delText>
        </w:r>
      </w:del>
      <w:r w:rsidR="000D3818">
        <w:t>a colaboração no processo de medição da pressão esofágica.</w:t>
      </w:r>
    </w:p>
    <w:p w14:paraId="20A1D30D" w14:textId="48B0781D" w:rsidR="00C408E5" w:rsidRPr="007B079D" w:rsidRDefault="00C408E5" w:rsidP="00425623">
      <w:pPr>
        <w:pStyle w:val="PargrafodaLista"/>
        <w:ind w:firstLine="696"/>
        <w:jc w:val="both"/>
        <w:rPr>
          <w:rFonts w:asciiTheme="majorHAnsi" w:hAnsiTheme="majorHAnsi" w:cstheme="majorHAnsi"/>
        </w:rPr>
      </w:pPr>
    </w:p>
    <w:p w14:paraId="132332E4" w14:textId="77777777" w:rsidR="00425623" w:rsidRDefault="00425623" w:rsidP="00425623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  <w:b/>
          <w:bCs/>
        </w:rPr>
        <w:t>Objetivo</w:t>
      </w:r>
    </w:p>
    <w:p w14:paraId="635BA63D" w14:textId="48F4A411" w:rsidR="005C0D17" w:rsidRDefault="00392A89" w:rsidP="007E5309">
      <w:pPr>
        <w:pStyle w:val="PargrafodaLista"/>
        <w:numPr>
          <w:ilvl w:val="0"/>
          <w:numId w:val="5"/>
        </w:numPr>
        <w:jc w:val="both"/>
      </w:pPr>
      <w:r>
        <w:t xml:space="preserve">Uniformizar procedimentos nos cuidados de enfermagem prestados ao doente  </w:t>
      </w:r>
    </w:p>
    <w:p w14:paraId="559DA40F" w14:textId="29D38C60" w:rsidR="00392A89" w:rsidRPr="001F7616" w:rsidRDefault="00392A89" w:rsidP="007E5309">
      <w:pPr>
        <w:pStyle w:val="PargrafodaLista"/>
        <w:numPr>
          <w:ilvl w:val="0"/>
          <w:numId w:val="5"/>
        </w:numPr>
        <w:jc w:val="both"/>
        <w:rPr>
          <w:rFonts w:asciiTheme="majorHAnsi" w:hAnsiTheme="majorHAnsi" w:cstheme="majorHAnsi"/>
          <w:b/>
          <w:bCs/>
        </w:rPr>
      </w:pPr>
      <w:r>
        <w:t>Facilitar a integração de novos Enfermeiros</w:t>
      </w:r>
      <w:r w:rsidR="005C0D17">
        <w:t xml:space="preserve"> e Médicos</w:t>
      </w:r>
    </w:p>
    <w:p w14:paraId="20B4C6BE" w14:textId="77777777" w:rsidR="001F7616" w:rsidRPr="007E5309" w:rsidRDefault="001F7616" w:rsidP="001F7616">
      <w:pPr>
        <w:pStyle w:val="PargrafodaLista"/>
        <w:ind w:left="1211"/>
        <w:jc w:val="both"/>
        <w:rPr>
          <w:rFonts w:asciiTheme="majorHAnsi" w:hAnsiTheme="majorHAnsi" w:cstheme="majorHAnsi"/>
          <w:b/>
          <w:bCs/>
        </w:rPr>
      </w:pPr>
    </w:p>
    <w:p w14:paraId="3F12BBDB" w14:textId="77777777" w:rsidR="00425623" w:rsidRPr="007B079D" w:rsidRDefault="00425623" w:rsidP="00425623">
      <w:pPr>
        <w:pStyle w:val="PargrafodaLista"/>
        <w:numPr>
          <w:ilvl w:val="0"/>
          <w:numId w:val="2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  <w:b/>
          <w:bCs/>
        </w:rPr>
        <w:t>Referências</w:t>
      </w:r>
    </w:p>
    <w:p w14:paraId="4CBD9334" w14:textId="77777777" w:rsidR="00425623" w:rsidRPr="007B079D" w:rsidRDefault="00425623" w:rsidP="00425623">
      <w:pPr>
        <w:pStyle w:val="PargrafodaLista"/>
        <w:jc w:val="both"/>
        <w:rPr>
          <w:rFonts w:asciiTheme="majorHAnsi" w:hAnsiTheme="majorHAnsi" w:cstheme="majorHAnsi"/>
          <w:b/>
          <w:bCs/>
        </w:rPr>
      </w:pPr>
    </w:p>
    <w:p w14:paraId="1FC51925" w14:textId="77777777" w:rsidR="00425623" w:rsidRPr="007B079D" w:rsidRDefault="00425623" w:rsidP="00425623">
      <w:pPr>
        <w:pStyle w:val="PargrafodaLista"/>
        <w:numPr>
          <w:ilvl w:val="0"/>
          <w:numId w:val="4"/>
        </w:numPr>
        <w:spacing w:after="0" w:line="240" w:lineRule="auto"/>
        <w:contextualSpacing w:val="0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 xml:space="preserve">Arnal, J. </w:t>
      </w:r>
      <w:proofErr w:type="spellStart"/>
      <w:r w:rsidRPr="007B079D">
        <w:rPr>
          <w:rFonts w:asciiTheme="majorHAnsi" w:hAnsiTheme="majorHAnsi" w:cstheme="majorHAnsi"/>
        </w:rPr>
        <w:t>Novotni</w:t>
      </w:r>
      <w:proofErr w:type="spellEnd"/>
      <w:r w:rsidRPr="007B079D">
        <w:rPr>
          <w:rFonts w:asciiTheme="majorHAnsi" w:hAnsiTheme="majorHAnsi" w:cstheme="majorHAnsi"/>
        </w:rPr>
        <w:t xml:space="preserve">, D. (2017). </w:t>
      </w:r>
      <w:proofErr w:type="spellStart"/>
      <w:r w:rsidRPr="007B079D">
        <w:rPr>
          <w:rFonts w:asciiTheme="majorHAnsi" w:hAnsiTheme="majorHAnsi" w:cstheme="majorHAnsi"/>
        </w:rPr>
        <w:t>Transpulmonary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pressure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measurement</w:t>
      </w:r>
      <w:proofErr w:type="spellEnd"/>
      <w:r w:rsidRPr="007B079D">
        <w:rPr>
          <w:rFonts w:asciiTheme="majorHAnsi" w:hAnsiTheme="majorHAnsi" w:cstheme="majorHAnsi"/>
        </w:rPr>
        <w:t xml:space="preserve">. </w:t>
      </w:r>
      <w:proofErr w:type="spellStart"/>
      <w:r w:rsidRPr="007B079D">
        <w:rPr>
          <w:rFonts w:asciiTheme="majorHAnsi" w:hAnsiTheme="majorHAnsi" w:cstheme="majorHAnsi"/>
        </w:rPr>
        <w:t>Benefit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of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measuring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transpulmonary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pressure</w:t>
      </w:r>
      <w:proofErr w:type="spellEnd"/>
      <w:r w:rsidRPr="007B079D">
        <w:rPr>
          <w:rFonts w:asciiTheme="majorHAnsi" w:hAnsiTheme="majorHAnsi" w:cstheme="majorHAnsi"/>
        </w:rPr>
        <w:t xml:space="preserve"> in </w:t>
      </w:r>
      <w:proofErr w:type="spellStart"/>
      <w:r w:rsidRPr="007B079D">
        <w:rPr>
          <w:rFonts w:asciiTheme="majorHAnsi" w:hAnsiTheme="majorHAnsi" w:cstheme="majorHAnsi"/>
        </w:rPr>
        <w:t>mechanically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ventilated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patients</w:t>
      </w:r>
      <w:proofErr w:type="spellEnd"/>
      <w:r w:rsidRPr="007B079D">
        <w:rPr>
          <w:rFonts w:asciiTheme="majorHAnsi" w:hAnsiTheme="majorHAnsi" w:cstheme="majorHAnsi"/>
        </w:rPr>
        <w:t xml:space="preserve">. Hamilton Medical AG. </w:t>
      </w:r>
    </w:p>
    <w:p w14:paraId="67625F74" w14:textId="77777777" w:rsidR="00425623" w:rsidRPr="007B079D" w:rsidRDefault="00425623" w:rsidP="00425623">
      <w:pPr>
        <w:pStyle w:val="PargrafodaLista"/>
        <w:spacing w:after="0" w:line="240" w:lineRule="auto"/>
        <w:ind w:left="643"/>
        <w:contextualSpacing w:val="0"/>
        <w:jc w:val="both"/>
        <w:rPr>
          <w:rFonts w:asciiTheme="majorHAnsi" w:hAnsiTheme="majorHAnsi" w:cstheme="majorHAnsi"/>
        </w:rPr>
      </w:pPr>
    </w:p>
    <w:p w14:paraId="43F4DC20" w14:textId="77777777" w:rsidR="00425623" w:rsidRPr="007B079D" w:rsidRDefault="00425623" w:rsidP="0042562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Mauri, T.,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Yoshida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, T.,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Bellani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, G. </w:t>
      </w:r>
      <w:proofErr w:type="spellStart"/>
      <w:r w:rsidRPr="007B079D">
        <w:rPr>
          <w:rFonts w:asciiTheme="majorHAnsi" w:hAnsiTheme="majorHAnsi" w:cstheme="majorHAnsi"/>
          <w:i/>
          <w:iCs/>
          <w:color w:val="333333"/>
          <w:shd w:val="clear" w:color="auto" w:fill="FCFCFC"/>
        </w:rPr>
        <w:t>et</w:t>
      </w:r>
      <w:proofErr w:type="spellEnd"/>
      <w:r w:rsidRPr="007B079D">
        <w:rPr>
          <w:rFonts w:asciiTheme="majorHAnsi" w:hAnsiTheme="majorHAnsi" w:cstheme="majorHAnsi"/>
          <w:i/>
          <w:iCs/>
          <w:color w:val="333333"/>
          <w:shd w:val="clear" w:color="auto" w:fill="FCFCFC"/>
        </w:rPr>
        <w:t xml:space="preserve"> al.</w:t>
      </w:r>
      <w:r w:rsidRPr="007B079D">
        <w:rPr>
          <w:rFonts w:asciiTheme="majorHAnsi" w:hAnsiTheme="majorHAnsi" w:cstheme="majorHAnsi"/>
          <w:color w:val="333333"/>
          <w:shd w:val="clear" w:color="auto" w:fill="FCFCFC"/>
        </w:rPr>
        <w:t> 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Esophageal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and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transpulmonary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pressure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in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the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clinical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setting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: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meaning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,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usefulness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and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perspectives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. </w:t>
      </w:r>
      <w:proofErr w:type="spellStart"/>
      <w:r w:rsidRPr="007B079D">
        <w:rPr>
          <w:rFonts w:asciiTheme="majorHAnsi" w:hAnsiTheme="majorHAnsi" w:cstheme="majorHAnsi"/>
          <w:i/>
          <w:iCs/>
          <w:color w:val="333333"/>
          <w:shd w:val="clear" w:color="auto" w:fill="FCFCFC"/>
        </w:rPr>
        <w:t>Intensive</w:t>
      </w:r>
      <w:proofErr w:type="spellEnd"/>
      <w:r w:rsidRPr="007B079D">
        <w:rPr>
          <w:rFonts w:asciiTheme="majorHAnsi" w:hAnsiTheme="majorHAnsi" w:cstheme="majorHAnsi"/>
          <w:i/>
          <w:iCs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i/>
          <w:iCs/>
          <w:color w:val="333333"/>
          <w:shd w:val="clear" w:color="auto" w:fill="FCFCFC"/>
        </w:rPr>
        <w:t>Care</w:t>
      </w:r>
      <w:proofErr w:type="spellEnd"/>
      <w:r w:rsidRPr="007B079D">
        <w:rPr>
          <w:rFonts w:asciiTheme="majorHAnsi" w:hAnsiTheme="majorHAnsi" w:cstheme="majorHAnsi"/>
          <w:i/>
          <w:iCs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i/>
          <w:iCs/>
          <w:color w:val="333333"/>
          <w:shd w:val="clear" w:color="auto" w:fill="FCFCFC"/>
        </w:rPr>
        <w:t>Med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 </w:t>
      </w:r>
      <w:r w:rsidRPr="001F7616">
        <w:rPr>
          <w:rFonts w:asciiTheme="majorHAnsi" w:hAnsiTheme="majorHAnsi" w:cstheme="majorHAnsi"/>
          <w:color w:val="333333"/>
          <w:shd w:val="clear" w:color="auto" w:fill="FCFCFC"/>
        </w:rPr>
        <w:t>42,</w:t>
      </w:r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1360–1373 (2016).</w:t>
      </w:r>
    </w:p>
    <w:p w14:paraId="23ADA28D" w14:textId="77777777" w:rsidR="00425623" w:rsidRPr="007B079D" w:rsidRDefault="00425623" w:rsidP="00425623">
      <w:pPr>
        <w:pStyle w:val="PargrafodaLista"/>
        <w:rPr>
          <w:rFonts w:asciiTheme="majorHAnsi" w:hAnsiTheme="majorHAnsi" w:cstheme="majorHAnsi"/>
        </w:rPr>
      </w:pPr>
    </w:p>
    <w:p w14:paraId="5741B66A" w14:textId="77777777" w:rsidR="00425623" w:rsidRPr="007B079D" w:rsidRDefault="00425623" w:rsidP="0042562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 xml:space="preserve">Fernandes, C.R. (2006). A Importância da Pressão Pleural na Avaliação da Mecânica Respiratória. Revista Brasileira de Anestesiologia. Vol. 56, No 3. </w:t>
      </w:r>
    </w:p>
    <w:p w14:paraId="0EFFED62" w14:textId="77777777" w:rsidR="00425623" w:rsidRPr="007B079D" w:rsidRDefault="00425623" w:rsidP="00425623">
      <w:pPr>
        <w:pStyle w:val="PargrafodaLista"/>
        <w:jc w:val="both"/>
        <w:rPr>
          <w:rFonts w:asciiTheme="majorHAnsi" w:hAnsiTheme="majorHAnsi" w:cstheme="majorHAnsi"/>
        </w:rPr>
      </w:pPr>
    </w:p>
    <w:p w14:paraId="0B427929" w14:textId="77777777" w:rsidR="00425623" w:rsidRPr="007B079D" w:rsidRDefault="00425623" w:rsidP="0042562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theme="majorHAnsi"/>
        </w:rPr>
      </w:pPr>
      <w:proofErr w:type="spellStart"/>
      <w:r w:rsidRPr="007B079D">
        <w:rPr>
          <w:rFonts w:asciiTheme="majorHAnsi" w:hAnsiTheme="majorHAnsi" w:cstheme="majorHAnsi"/>
        </w:rPr>
        <w:t>Grieco</w:t>
      </w:r>
      <w:proofErr w:type="spellEnd"/>
      <w:r w:rsidRPr="007B079D">
        <w:rPr>
          <w:rFonts w:asciiTheme="majorHAnsi" w:hAnsiTheme="majorHAnsi" w:cstheme="majorHAnsi"/>
        </w:rPr>
        <w:t xml:space="preserve">, D.L. </w:t>
      </w:r>
      <w:proofErr w:type="spellStart"/>
      <w:r w:rsidRPr="007B079D">
        <w:rPr>
          <w:rFonts w:asciiTheme="majorHAnsi" w:hAnsiTheme="majorHAnsi" w:cstheme="majorHAnsi"/>
        </w:rPr>
        <w:t>Chen</w:t>
      </w:r>
      <w:proofErr w:type="spellEnd"/>
      <w:r w:rsidRPr="007B079D">
        <w:rPr>
          <w:rFonts w:asciiTheme="majorHAnsi" w:hAnsiTheme="majorHAnsi" w:cstheme="majorHAnsi"/>
        </w:rPr>
        <w:t xml:space="preserve">, L. </w:t>
      </w:r>
      <w:proofErr w:type="spellStart"/>
      <w:r w:rsidRPr="007B079D">
        <w:rPr>
          <w:rFonts w:asciiTheme="majorHAnsi" w:hAnsiTheme="majorHAnsi" w:cstheme="majorHAnsi"/>
        </w:rPr>
        <w:t>Brochard</w:t>
      </w:r>
      <w:proofErr w:type="spellEnd"/>
      <w:r w:rsidRPr="007B079D">
        <w:rPr>
          <w:rFonts w:asciiTheme="majorHAnsi" w:hAnsiTheme="majorHAnsi" w:cstheme="majorHAnsi"/>
        </w:rPr>
        <w:t xml:space="preserve"> L. (2017). </w:t>
      </w:r>
      <w:proofErr w:type="spellStart"/>
      <w:r w:rsidRPr="007B079D">
        <w:rPr>
          <w:rFonts w:asciiTheme="majorHAnsi" w:hAnsiTheme="majorHAnsi" w:cstheme="majorHAnsi"/>
        </w:rPr>
        <w:t>Transpulmonary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pressure</w:t>
      </w:r>
      <w:proofErr w:type="spellEnd"/>
      <w:r w:rsidRPr="007B079D">
        <w:rPr>
          <w:rFonts w:asciiTheme="majorHAnsi" w:hAnsiTheme="majorHAnsi" w:cstheme="majorHAnsi"/>
        </w:rPr>
        <w:t xml:space="preserve">: </w:t>
      </w:r>
      <w:proofErr w:type="spellStart"/>
      <w:r w:rsidRPr="007B079D">
        <w:rPr>
          <w:rFonts w:asciiTheme="majorHAnsi" w:hAnsiTheme="majorHAnsi" w:cstheme="majorHAnsi"/>
        </w:rPr>
        <w:t>importance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and</w:t>
      </w:r>
      <w:proofErr w:type="spellEnd"/>
      <w:r w:rsidRPr="007B079D">
        <w:rPr>
          <w:rFonts w:asciiTheme="majorHAnsi" w:hAnsiTheme="majorHAnsi" w:cstheme="majorHAnsi"/>
        </w:rPr>
        <w:t xml:space="preserve">    </w:t>
      </w:r>
      <w:proofErr w:type="spellStart"/>
      <w:r w:rsidRPr="007B079D">
        <w:rPr>
          <w:rFonts w:asciiTheme="majorHAnsi" w:hAnsiTheme="majorHAnsi" w:cstheme="majorHAnsi"/>
        </w:rPr>
        <w:t>limits</w:t>
      </w:r>
      <w:proofErr w:type="spellEnd"/>
      <w:r w:rsidRPr="007B079D">
        <w:rPr>
          <w:rFonts w:asciiTheme="majorHAnsi" w:hAnsiTheme="majorHAnsi" w:cstheme="majorHAnsi"/>
        </w:rPr>
        <w:t xml:space="preserve">. </w:t>
      </w:r>
      <w:proofErr w:type="spellStart"/>
      <w:r w:rsidRPr="007B079D">
        <w:rPr>
          <w:rFonts w:asciiTheme="majorHAnsi" w:hAnsiTheme="majorHAnsi" w:cstheme="majorHAnsi"/>
        </w:rPr>
        <w:t>Ann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Transl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Med</w:t>
      </w:r>
      <w:proofErr w:type="spellEnd"/>
      <w:r w:rsidRPr="007B079D">
        <w:rPr>
          <w:rFonts w:asciiTheme="majorHAnsi" w:hAnsiTheme="majorHAnsi" w:cstheme="majorHAnsi"/>
        </w:rPr>
        <w:t xml:space="preserve">. 2017 Jul;5(14):285. </w:t>
      </w:r>
    </w:p>
    <w:p w14:paraId="102EC1FC" w14:textId="77777777" w:rsidR="00425623" w:rsidRPr="007B079D" w:rsidRDefault="00425623" w:rsidP="00425623">
      <w:pPr>
        <w:pStyle w:val="PargrafodaLista"/>
        <w:spacing w:after="0" w:line="240" w:lineRule="auto"/>
        <w:ind w:left="643"/>
        <w:jc w:val="both"/>
        <w:rPr>
          <w:rFonts w:asciiTheme="majorHAnsi" w:hAnsiTheme="majorHAnsi" w:cstheme="majorHAnsi"/>
        </w:rPr>
      </w:pPr>
    </w:p>
    <w:p w14:paraId="6CD49AD7" w14:textId="77777777" w:rsidR="00425623" w:rsidRPr="007B079D" w:rsidRDefault="00425623" w:rsidP="0042562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theme="majorHAnsi"/>
        </w:rPr>
      </w:pPr>
      <w:proofErr w:type="spellStart"/>
      <w:r w:rsidRPr="007B079D">
        <w:rPr>
          <w:rFonts w:asciiTheme="majorHAnsi" w:hAnsiTheme="majorHAnsi" w:cstheme="majorHAnsi"/>
        </w:rPr>
        <w:t>Fish</w:t>
      </w:r>
      <w:proofErr w:type="spellEnd"/>
      <w:r w:rsidRPr="007B079D">
        <w:rPr>
          <w:rFonts w:asciiTheme="majorHAnsi" w:hAnsiTheme="majorHAnsi" w:cstheme="majorHAnsi"/>
        </w:rPr>
        <w:t> E, </w:t>
      </w:r>
      <w:proofErr w:type="spellStart"/>
      <w:r w:rsidRPr="007B079D">
        <w:rPr>
          <w:rFonts w:asciiTheme="majorHAnsi" w:hAnsiTheme="majorHAnsi" w:cstheme="majorHAnsi"/>
        </w:rPr>
        <w:t>Novack</w:t>
      </w:r>
      <w:proofErr w:type="spellEnd"/>
      <w:r w:rsidRPr="007B079D">
        <w:rPr>
          <w:rFonts w:asciiTheme="majorHAnsi" w:hAnsiTheme="majorHAnsi" w:cstheme="majorHAnsi"/>
        </w:rPr>
        <w:t> V, </w:t>
      </w:r>
      <w:proofErr w:type="spellStart"/>
      <w:r w:rsidRPr="007B079D">
        <w:rPr>
          <w:rFonts w:asciiTheme="majorHAnsi" w:hAnsiTheme="majorHAnsi" w:cstheme="majorHAnsi"/>
        </w:rPr>
        <w:t>Banner-Goodspeed</w:t>
      </w:r>
      <w:proofErr w:type="spellEnd"/>
      <w:r w:rsidRPr="007B079D">
        <w:rPr>
          <w:rFonts w:asciiTheme="majorHAnsi" w:hAnsiTheme="majorHAnsi" w:cstheme="majorHAnsi"/>
        </w:rPr>
        <w:t> VM</w:t>
      </w:r>
      <w:r w:rsidRPr="007B079D">
        <w:rPr>
          <w:rFonts w:asciiTheme="majorHAnsi" w:hAnsiTheme="majorHAnsi" w:cstheme="majorHAnsi"/>
          <w:i/>
          <w:iCs/>
        </w:rPr>
        <w:t xml:space="preserve">, </w:t>
      </w:r>
      <w:proofErr w:type="spellStart"/>
      <w:r w:rsidRPr="007B079D">
        <w:rPr>
          <w:rFonts w:asciiTheme="majorHAnsi" w:hAnsiTheme="majorHAnsi" w:cstheme="majorHAnsi"/>
          <w:i/>
          <w:iCs/>
        </w:rPr>
        <w:t>et</w:t>
      </w:r>
      <w:proofErr w:type="spellEnd"/>
      <w:r w:rsidRPr="007B079D">
        <w:rPr>
          <w:rFonts w:asciiTheme="majorHAnsi" w:hAnsiTheme="majorHAnsi" w:cstheme="majorHAnsi"/>
          <w:i/>
          <w:iCs/>
        </w:rPr>
        <w:t xml:space="preserve"> al</w:t>
      </w:r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The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Esophageal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Pressure-Guided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Ventilation</w:t>
      </w:r>
      <w:proofErr w:type="spellEnd"/>
      <w:r w:rsidRPr="007B079D">
        <w:rPr>
          <w:rFonts w:asciiTheme="majorHAnsi" w:hAnsiTheme="majorHAnsi" w:cstheme="majorHAnsi"/>
        </w:rPr>
        <w:t xml:space="preserve"> 2 (EPVent2) trial </w:t>
      </w:r>
      <w:proofErr w:type="spellStart"/>
      <w:r w:rsidRPr="007B079D">
        <w:rPr>
          <w:rFonts w:asciiTheme="majorHAnsi" w:hAnsiTheme="majorHAnsi" w:cstheme="majorHAnsi"/>
        </w:rPr>
        <w:t>protocol</w:t>
      </w:r>
      <w:proofErr w:type="spellEnd"/>
      <w:r w:rsidRPr="007B079D">
        <w:rPr>
          <w:rFonts w:asciiTheme="majorHAnsi" w:hAnsiTheme="majorHAnsi" w:cstheme="majorHAnsi"/>
        </w:rPr>
        <w:t xml:space="preserve">: a multicentre, </w:t>
      </w:r>
      <w:proofErr w:type="spellStart"/>
      <w:r w:rsidRPr="007B079D">
        <w:rPr>
          <w:rFonts w:asciiTheme="majorHAnsi" w:hAnsiTheme="majorHAnsi" w:cstheme="majorHAnsi"/>
        </w:rPr>
        <w:t>randomised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clinical</w:t>
      </w:r>
      <w:proofErr w:type="spellEnd"/>
      <w:r w:rsidRPr="007B079D">
        <w:rPr>
          <w:rFonts w:asciiTheme="majorHAnsi" w:hAnsiTheme="majorHAnsi" w:cstheme="majorHAnsi"/>
        </w:rPr>
        <w:t xml:space="preserve"> trial </w:t>
      </w:r>
      <w:proofErr w:type="spellStart"/>
      <w:r w:rsidRPr="007B079D">
        <w:rPr>
          <w:rFonts w:asciiTheme="majorHAnsi" w:hAnsiTheme="majorHAnsi" w:cstheme="majorHAnsi"/>
        </w:rPr>
        <w:t>of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mechanical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ventilation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guided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by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transpulmonary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Pressure</w:t>
      </w:r>
      <w:proofErr w:type="spellEnd"/>
      <w:r w:rsidRPr="007B079D">
        <w:rPr>
          <w:rFonts w:asciiTheme="majorHAnsi" w:hAnsiTheme="majorHAnsi" w:cstheme="majorHAnsi"/>
        </w:rPr>
        <w:t xml:space="preserve"> BMJ Open 2014; </w:t>
      </w:r>
    </w:p>
    <w:p w14:paraId="33451015" w14:textId="77777777" w:rsidR="00425623" w:rsidRPr="007B079D" w:rsidRDefault="00425623" w:rsidP="00425623">
      <w:pPr>
        <w:pStyle w:val="PargrafodaLista"/>
        <w:jc w:val="both"/>
        <w:rPr>
          <w:rFonts w:asciiTheme="majorHAnsi" w:hAnsiTheme="majorHAnsi" w:cstheme="majorHAnsi"/>
        </w:rPr>
      </w:pPr>
    </w:p>
    <w:p w14:paraId="7B86D7B5" w14:textId="77777777" w:rsidR="00425623" w:rsidRPr="007B079D" w:rsidRDefault="00425623" w:rsidP="0042562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theme="majorHAnsi"/>
        </w:rPr>
      </w:pPr>
      <w:proofErr w:type="spellStart"/>
      <w:r w:rsidRPr="002A7D25">
        <w:rPr>
          <w:rFonts w:asciiTheme="majorHAnsi" w:hAnsiTheme="majorHAnsi" w:cstheme="majorHAnsi"/>
        </w:rPr>
        <w:t>Talmor</w:t>
      </w:r>
      <w:proofErr w:type="spellEnd"/>
      <w:r w:rsidRPr="002A7D25">
        <w:rPr>
          <w:rFonts w:asciiTheme="majorHAnsi" w:hAnsiTheme="majorHAnsi" w:cstheme="majorHAnsi"/>
        </w:rPr>
        <w:t xml:space="preserve"> D, </w:t>
      </w:r>
      <w:proofErr w:type="spellStart"/>
      <w:r w:rsidRPr="002A7D25">
        <w:rPr>
          <w:rFonts w:asciiTheme="majorHAnsi" w:hAnsiTheme="majorHAnsi" w:cstheme="majorHAnsi"/>
        </w:rPr>
        <w:t>Sarge</w:t>
      </w:r>
      <w:proofErr w:type="spellEnd"/>
      <w:r w:rsidRPr="002A7D25">
        <w:rPr>
          <w:rFonts w:asciiTheme="majorHAnsi" w:hAnsiTheme="majorHAnsi" w:cstheme="majorHAnsi"/>
        </w:rPr>
        <w:t xml:space="preserve"> T, </w:t>
      </w:r>
      <w:proofErr w:type="spellStart"/>
      <w:r w:rsidRPr="002A7D25">
        <w:rPr>
          <w:rFonts w:asciiTheme="majorHAnsi" w:hAnsiTheme="majorHAnsi" w:cstheme="majorHAnsi"/>
        </w:rPr>
        <w:t>Malhotra</w:t>
      </w:r>
      <w:proofErr w:type="spellEnd"/>
      <w:r w:rsidRPr="002A7D25">
        <w:rPr>
          <w:rFonts w:asciiTheme="majorHAnsi" w:hAnsiTheme="majorHAnsi" w:cstheme="majorHAnsi"/>
        </w:rPr>
        <w:t xml:space="preserve"> A, </w:t>
      </w:r>
      <w:proofErr w:type="spellStart"/>
      <w:r w:rsidRPr="002A7D25">
        <w:rPr>
          <w:rFonts w:asciiTheme="majorHAnsi" w:hAnsiTheme="majorHAnsi" w:cstheme="majorHAnsi"/>
          <w:i/>
          <w:iCs/>
        </w:rPr>
        <w:t>et</w:t>
      </w:r>
      <w:proofErr w:type="spellEnd"/>
      <w:r w:rsidRPr="002A7D25">
        <w:rPr>
          <w:rFonts w:asciiTheme="majorHAnsi" w:hAnsiTheme="majorHAnsi" w:cstheme="majorHAnsi"/>
          <w:i/>
          <w:iCs/>
        </w:rPr>
        <w:t xml:space="preserve"> al </w:t>
      </w:r>
      <w:r w:rsidRPr="002A7D25">
        <w:rPr>
          <w:rFonts w:asciiTheme="majorHAnsi" w:hAnsiTheme="majorHAnsi" w:cstheme="majorHAnsi"/>
          <w:lang w:val="en-US"/>
        </w:rPr>
        <w:t xml:space="preserve">Mechanical Ventilation Guided by Esophageal Pressure in Acute Lung Injury. </w:t>
      </w:r>
      <w:r w:rsidRPr="002A7D25">
        <w:rPr>
          <w:rFonts w:asciiTheme="majorHAnsi" w:hAnsiTheme="majorHAnsi" w:cstheme="majorHAnsi"/>
        </w:rPr>
        <w:t xml:space="preserve">N </w:t>
      </w:r>
      <w:proofErr w:type="spellStart"/>
      <w:r w:rsidRPr="002A7D25">
        <w:rPr>
          <w:rFonts w:asciiTheme="majorHAnsi" w:hAnsiTheme="majorHAnsi" w:cstheme="majorHAnsi"/>
        </w:rPr>
        <w:t>Engl</w:t>
      </w:r>
      <w:proofErr w:type="spellEnd"/>
      <w:r w:rsidRPr="002A7D25">
        <w:rPr>
          <w:rFonts w:asciiTheme="majorHAnsi" w:hAnsiTheme="majorHAnsi" w:cstheme="majorHAnsi"/>
        </w:rPr>
        <w:t xml:space="preserve"> J </w:t>
      </w:r>
      <w:proofErr w:type="spellStart"/>
      <w:r w:rsidRPr="002A7D25">
        <w:rPr>
          <w:rFonts w:asciiTheme="majorHAnsi" w:hAnsiTheme="majorHAnsi" w:cstheme="majorHAnsi"/>
        </w:rPr>
        <w:t>Med</w:t>
      </w:r>
      <w:proofErr w:type="spellEnd"/>
      <w:r w:rsidRPr="002A7D25">
        <w:rPr>
          <w:rFonts w:asciiTheme="majorHAnsi" w:hAnsiTheme="majorHAnsi" w:cstheme="majorHAnsi"/>
        </w:rPr>
        <w:t xml:space="preserve">. 2008 </w:t>
      </w:r>
      <w:proofErr w:type="spellStart"/>
      <w:r w:rsidRPr="002A7D25">
        <w:rPr>
          <w:rFonts w:asciiTheme="majorHAnsi" w:hAnsiTheme="majorHAnsi" w:cstheme="majorHAnsi"/>
        </w:rPr>
        <w:t>November</w:t>
      </w:r>
      <w:proofErr w:type="spellEnd"/>
      <w:r w:rsidRPr="002A7D25">
        <w:rPr>
          <w:rFonts w:asciiTheme="majorHAnsi" w:hAnsiTheme="majorHAnsi" w:cstheme="majorHAnsi"/>
        </w:rPr>
        <w:t xml:space="preserve"> 13; 359(20)</w:t>
      </w:r>
      <w:r w:rsidRPr="007B079D">
        <w:rPr>
          <w:rFonts w:asciiTheme="majorHAnsi" w:hAnsiTheme="majorHAnsi" w:cstheme="majorHAnsi"/>
        </w:rPr>
        <w:t>.</w:t>
      </w:r>
    </w:p>
    <w:p w14:paraId="7F0E3209" w14:textId="77777777" w:rsidR="00425623" w:rsidRPr="007B079D" w:rsidRDefault="00425623" w:rsidP="00425623">
      <w:pPr>
        <w:pStyle w:val="PargrafodaLista"/>
        <w:jc w:val="both"/>
        <w:rPr>
          <w:rFonts w:asciiTheme="majorHAnsi" w:hAnsiTheme="majorHAnsi" w:cstheme="majorHAnsi"/>
        </w:rPr>
      </w:pPr>
    </w:p>
    <w:p w14:paraId="5EA28A10" w14:textId="77777777" w:rsidR="00425623" w:rsidRPr="007B079D" w:rsidRDefault="00425623" w:rsidP="0042562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theme="majorHAnsi"/>
        </w:rPr>
      </w:pPr>
      <w:proofErr w:type="spellStart"/>
      <w:r w:rsidRPr="002A7D25">
        <w:rPr>
          <w:rFonts w:asciiTheme="majorHAnsi" w:hAnsiTheme="majorHAnsi" w:cstheme="majorHAnsi"/>
        </w:rPr>
        <w:lastRenderedPageBreak/>
        <w:t>Dostal</w:t>
      </w:r>
      <w:proofErr w:type="spellEnd"/>
      <w:r w:rsidRPr="002A7D25">
        <w:rPr>
          <w:rFonts w:asciiTheme="majorHAnsi" w:hAnsiTheme="majorHAnsi" w:cstheme="majorHAnsi"/>
        </w:rPr>
        <w:t xml:space="preserve">, P.; </w:t>
      </w:r>
      <w:proofErr w:type="spellStart"/>
      <w:r w:rsidRPr="002A7D25">
        <w:rPr>
          <w:rFonts w:asciiTheme="majorHAnsi" w:hAnsiTheme="majorHAnsi" w:cstheme="majorHAnsi"/>
        </w:rPr>
        <w:t>Dostalova</w:t>
      </w:r>
      <w:proofErr w:type="spellEnd"/>
      <w:r w:rsidRPr="002A7D25">
        <w:rPr>
          <w:rFonts w:asciiTheme="majorHAnsi" w:hAnsiTheme="majorHAnsi" w:cstheme="majorHAnsi"/>
        </w:rPr>
        <w:t xml:space="preserve">, V. </w:t>
      </w:r>
      <w:proofErr w:type="spellStart"/>
      <w:r w:rsidRPr="002A7D25">
        <w:rPr>
          <w:rFonts w:asciiTheme="majorHAnsi" w:hAnsiTheme="majorHAnsi" w:cstheme="majorHAnsi"/>
        </w:rPr>
        <w:t>Practical</w:t>
      </w:r>
      <w:proofErr w:type="spellEnd"/>
      <w:r w:rsidRPr="002A7D25">
        <w:rPr>
          <w:rFonts w:asciiTheme="majorHAnsi" w:hAnsiTheme="majorHAnsi" w:cstheme="majorHAnsi"/>
        </w:rPr>
        <w:t xml:space="preserve"> </w:t>
      </w:r>
      <w:proofErr w:type="spellStart"/>
      <w:r w:rsidRPr="002A7D25">
        <w:rPr>
          <w:rFonts w:asciiTheme="majorHAnsi" w:hAnsiTheme="majorHAnsi" w:cstheme="majorHAnsi"/>
        </w:rPr>
        <w:t>Aspects</w:t>
      </w:r>
      <w:proofErr w:type="spellEnd"/>
      <w:r w:rsidRPr="002A7D25">
        <w:rPr>
          <w:rFonts w:asciiTheme="majorHAnsi" w:hAnsiTheme="majorHAnsi" w:cstheme="majorHAnsi"/>
        </w:rPr>
        <w:t xml:space="preserve"> </w:t>
      </w:r>
      <w:proofErr w:type="spellStart"/>
      <w:r w:rsidRPr="002A7D25">
        <w:rPr>
          <w:rFonts w:asciiTheme="majorHAnsi" w:hAnsiTheme="majorHAnsi" w:cstheme="majorHAnsi"/>
        </w:rPr>
        <w:t>of</w:t>
      </w:r>
      <w:proofErr w:type="spellEnd"/>
      <w:r w:rsidRPr="002A7D25">
        <w:rPr>
          <w:rFonts w:asciiTheme="majorHAnsi" w:hAnsiTheme="majorHAnsi" w:cstheme="majorHAnsi"/>
        </w:rPr>
        <w:t xml:space="preserve"> </w:t>
      </w:r>
      <w:proofErr w:type="spellStart"/>
      <w:r w:rsidRPr="002A7D25">
        <w:rPr>
          <w:rFonts w:asciiTheme="majorHAnsi" w:hAnsiTheme="majorHAnsi" w:cstheme="majorHAnsi"/>
        </w:rPr>
        <w:t>Esophageal</w:t>
      </w:r>
      <w:proofErr w:type="spellEnd"/>
      <w:r w:rsidRPr="002A7D25">
        <w:rPr>
          <w:rFonts w:asciiTheme="majorHAnsi" w:hAnsiTheme="majorHAnsi" w:cstheme="majorHAnsi"/>
        </w:rPr>
        <w:t xml:space="preserve"> </w:t>
      </w:r>
      <w:proofErr w:type="spellStart"/>
      <w:r w:rsidRPr="002A7D25">
        <w:rPr>
          <w:rFonts w:asciiTheme="majorHAnsi" w:hAnsiTheme="majorHAnsi" w:cstheme="majorHAnsi"/>
        </w:rPr>
        <w:t>Pressure</w:t>
      </w:r>
      <w:proofErr w:type="spellEnd"/>
      <w:r w:rsidRPr="002A7D25">
        <w:rPr>
          <w:rFonts w:asciiTheme="majorHAnsi" w:hAnsiTheme="majorHAnsi" w:cstheme="majorHAnsi"/>
        </w:rPr>
        <w:t xml:space="preserve"> </w:t>
      </w:r>
      <w:proofErr w:type="spellStart"/>
      <w:r w:rsidRPr="002A7D25">
        <w:rPr>
          <w:rFonts w:asciiTheme="majorHAnsi" w:hAnsiTheme="majorHAnsi" w:cstheme="majorHAnsi"/>
        </w:rPr>
        <w:t>Monitoring</w:t>
      </w:r>
      <w:proofErr w:type="spellEnd"/>
      <w:r w:rsidRPr="002A7D25">
        <w:rPr>
          <w:rFonts w:asciiTheme="majorHAnsi" w:hAnsiTheme="majorHAnsi" w:cstheme="majorHAnsi"/>
        </w:rPr>
        <w:t xml:space="preserve"> in </w:t>
      </w:r>
      <w:proofErr w:type="spellStart"/>
      <w:r w:rsidRPr="002A7D25">
        <w:rPr>
          <w:rFonts w:asciiTheme="majorHAnsi" w:hAnsiTheme="majorHAnsi" w:cstheme="majorHAnsi"/>
        </w:rPr>
        <w:t>Patients</w:t>
      </w:r>
      <w:proofErr w:type="spellEnd"/>
      <w:r w:rsidRPr="002A7D25">
        <w:rPr>
          <w:rFonts w:asciiTheme="majorHAnsi" w:hAnsiTheme="majorHAnsi" w:cstheme="majorHAnsi"/>
        </w:rPr>
        <w:t xml:space="preserve"> </w:t>
      </w:r>
      <w:proofErr w:type="spellStart"/>
      <w:r w:rsidRPr="002A7D25">
        <w:rPr>
          <w:rFonts w:asciiTheme="majorHAnsi" w:hAnsiTheme="majorHAnsi" w:cstheme="majorHAnsi"/>
        </w:rPr>
        <w:t>with</w:t>
      </w:r>
      <w:proofErr w:type="spellEnd"/>
      <w:r w:rsidRPr="002A7D25">
        <w:rPr>
          <w:rFonts w:asciiTheme="majorHAnsi" w:hAnsiTheme="majorHAnsi" w:cstheme="majorHAnsi"/>
        </w:rPr>
        <w:t xml:space="preserve"> Acute Respiratory Distress Syndrome. J. </w:t>
      </w:r>
      <w:proofErr w:type="spellStart"/>
      <w:r w:rsidRPr="002A7D25">
        <w:rPr>
          <w:rFonts w:asciiTheme="majorHAnsi" w:hAnsiTheme="majorHAnsi" w:cstheme="majorHAnsi"/>
        </w:rPr>
        <w:t>Pers</w:t>
      </w:r>
      <w:proofErr w:type="spellEnd"/>
      <w:r w:rsidRPr="002A7D25">
        <w:rPr>
          <w:rFonts w:asciiTheme="majorHAnsi" w:hAnsiTheme="majorHAnsi" w:cstheme="majorHAnsi"/>
        </w:rPr>
        <w:t xml:space="preserve">. </w:t>
      </w:r>
      <w:proofErr w:type="spellStart"/>
      <w:r w:rsidRPr="002A7D25">
        <w:rPr>
          <w:rFonts w:asciiTheme="majorHAnsi" w:hAnsiTheme="majorHAnsi" w:cstheme="majorHAnsi"/>
        </w:rPr>
        <w:t>Med</w:t>
      </w:r>
      <w:proofErr w:type="spellEnd"/>
      <w:r w:rsidRPr="002A7D25">
        <w:rPr>
          <w:rFonts w:asciiTheme="majorHAnsi" w:hAnsiTheme="majorHAnsi" w:cstheme="majorHAnsi"/>
        </w:rPr>
        <w:t xml:space="preserve">. 2023, 13, 136. </w:t>
      </w:r>
    </w:p>
    <w:p w14:paraId="1C977F53" w14:textId="77777777" w:rsidR="00425623" w:rsidRPr="007B079D" w:rsidRDefault="00425623" w:rsidP="00425623">
      <w:pPr>
        <w:pStyle w:val="PargrafodaLista"/>
        <w:rPr>
          <w:rFonts w:asciiTheme="majorHAnsi" w:hAnsiTheme="majorHAnsi" w:cstheme="majorHAnsi"/>
        </w:rPr>
      </w:pPr>
    </w:p>
    <w:p w14:paraId="7AFC6220" w14:textId="77777777" w:rsidR="00425623" w:rsidRDefault="00425623" w:rsidP="00425623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Theme="majorHAnsi" w:hAnsiTheme="majorHAnsi" w:cstheme="majorHAnsi"/>
        </w:rPr>
      </w:pPr>
      <w:proofErr w:type="spellStart"/>
      <w:r w:rsidRPr="007B079D">
        <w:rPr>
          <w:rFonts w:asciiTheme="majorHAnsi" w:hAnsiTheme="majorHAnsi" w:cstheme="majorHAnsi"/>
        </w:rPr>
        <w:t>Sidam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Group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Biomedical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Solutions</w:t>
      </w:r>
      <w:proofErr w:type="spellEnd"/>
      <w:r w:rsidRPr="007B079D">
        <w:rPr>
          <w:rFonts w:asciiTheme="majorHAnsi" w:hAnsiTheme="majorHAnsi" w:cstheme="majorHAnsi"/>
        </w:rPr>
        <w:t>. Sonda Nasogástrica Polifuncional Nutrivent</w:t>
      </w:r>
      <w:r w:rsidRPr="007B079D">
        <w:rPr>
          <w:rFonts w:asciiTheme="majorHAnsi" w:hAnsiTheme="majorHAnsi" w:cstheme="majorHAnsi"/>
          <w:vertAlign w:val="superscript"/>
        </w:rPr>
        <w:t xml:space="preserve"> TM</w:t>
      </w:r>
      <w:r w:rsidRPr="007B079D">
        <w:rPr>
          <w:rFonts w:asciiTheme="majorHAnsi" w:hAnsiTheme="majorHAnsi" w:cstheme="majorHAnsi"/>
        </w:rPr>
        <w:t xml:space="preserve">. </w:t>
      </w:r>
    </w:p>
    <w:p w14:paraId="3F4D50B3" w14:textId="77777777" w:rsidR="00425623" w:rsidRPr="00C06055" w:rsidRDefault="00425623" w:rsidP="00425623">
      <w:pPr>
        <w:pStyle w:val="PargrafodaLista"/>
        <w:rPr>
          <w:rFonts w:asciiTheme="majorHAnsi" w:hAnsiTheme="majorHAnsi" w:cstheme="majorHAnsi"/>
        </w:rPr>
      </w:pPr>
    </w:p>
    <w:p w14:paraId="141DAC3C" w14:textId="77777777" w:rsidR="00425623" w:rsidRPr="00C06055" w:rsidRDefault="00425623" w:rsidP="00425623">
      <w:pPr>
        <w:pStyle w:val="PargrafodaLista"/>
        <w:numPr>
          <w:ilvl w:val="0"/>
          <w:numId w:val="4"/>
        </w:numPr>
        <w:rPr>
          <w:rFonts w:asciiTheme="majorHAnsi" w:hAnsiTheme="majorHAnsi" w:cstheme="majorHAnsi"/>
        </w:rPr>
      </w:pPr>
      <w:proofErr w:type="spellStart"/>
      <w:r w:rsidRPr="00C06055">
        <w:rPr>
          <w:rFonts w:asciiTheme="majorHAnsi" w:hAnsiTheme="majorHAnsi" w:cstheme="majorHAnsi"/>
        </w:rPr>
        <w:t>Garnero</w:t>
      </w:r>
      <w:proofErr w:type="spellEnd"/>
      <w:r w:rsidRPr="00C06055">
        <w:rPr>
          <w:rFonts w:asciiTheme="majorHAnsi" w:hAnsiTheme="majorHAnsi" w:cstheme="majorHAnsi"/>
        </w:rPr>
        <w:t xml:space="preserve">, A; Arnal, J; 10 Expert </w:t>
      </w:r>
      <w:proofErr w:type="spellStart"/>
      <w:r w:rsidRPr="00C06055">
        <w:rPr>
          <w:rFonts w:asciiTheme="majorHAnsi" w:hAnsiTheme="majorHAnsi" w:cstheme="majorHAnsi"/>
        </w:rPr>
        <w:t>Tips</w:t>
      </w:r>
      <w:proofErr w:type="spellEnd"/>
      <w:r w:rsidRPr="00C06055">
        <w:rPr>
          <w:rFonts w:asciiTheme="majorHAnsi" w:hAnsiTheme="majorHAnsi" w:cstheme="majorHAnsi"/>
        </w:rPr>
        <w:t xml:space="preserve">. </w:t>
      </w:r>
      <w:proofErr w:type="spellStart"/>
      <w:r w:rsidRPr="00C06055">
        <w:rPr>
          <w:rFonts w:asciiTheme="majorHAnsi" w:hAnsiTheme="majorHAnsi" w:cstheme="majorHAnsi"/>
        </w:rPr>
        <w:t>Esophageal</w:t>
      </w:r>
      <w:proofErr w:type="spellEnd"/>
      <w:r w:rsidRPr="00C06055">
        <w:rPr>
          <w:rFonts w:asciiTheme="majorHAnsi" w:hAnsiTheme="majorHAnsi" w:cstheme="majorHAnsi"/>
        </w:rPr>
        <w:t xml:space="preserve"> </w:t>
      </w:r>
      <w:proofErr w:type="spellStart"/>
      <w:r w:rsidRPr="00C06055">
        <w:rPr>
          <w:rFonts w:asciiTheme="majorHAnsi" w:hAnsiTheme="majorHAnsi" w:cstheme="majorHAnsi"/>
        </w:rPr>
        <w:t>Pressure</w:t>
      </w:r>
      <w:proofErr w:type="spellEnd"/>
      <w:r w:rsidRPr="00C06055">
        <w:rPr>
          <w:rFonts w:asciiTheme="majorHAnsi" w:hAnsiTheme="majorHAnsi" w:cstheme="majorHAnsi"/>
        </w:rPr>
        <w:t xml:space="preserve"> </w:t>
      </w:r>
      <w:proofErr w:type="spellStart"/>
      <w:r w:rsidRPr="00C06055">
        <w:rPr>
          <w:rFonts w:asciiTheme="majorHAnsi" w:hAnsiTheme="majorHAnsi" w:cstheme="majorHAnsi"/>
        </w:rPr>
        <w:t>Measurement</w:t>
      </w:r>
      <w:proofErr w:type="spellEnd"/>
      <w:r w:rsidRPr="00C06055">
        <w:rPr>
          <w:rFonts w:asciiTheme="majorHAnsi" w:hAnsiTheme="majorHAnsi" w:cstheme="majorHAnsi"/>
        </w:rPr>
        <w:t xml:space="preserve"> in ARDS </w:t>
      </w:r>
      <w:proofErr w:type="spellStart"/>
      <w:r w:rsidRPr="00C06055">
        <w:rPr>
          <w:rFonts w:asciiTheme="majorHAnsi" w:hAnsiTheme="majorHAnsi" w:cstheme="majorHAnsi"/>
        </w:rPr>
        <w:t>patients</w:t>
      </w:r>
      <w:proofErr w:type="spellEnd"/>
      <w:r w:rsidRPr="00C06055">
        <w:rPr>
          <w:rFonts w:asciiTheme="majorHAnsi" w:hAnsiTheme="majorHAnsi" w:cstheme="majorHAnsi"/>
        </w:rPr>
        <w:t xml:space="preserve">. Hamilton Medical. </w:t>
      </w:r>
      <w:proofErr w:type="spellStart"/>
      <w:r w:rsidRPr="00C06055">
        <w:rPr>
          <w:rFonts w:asciiTheme="majorHAnsi" w:hAnsiTheme="majorHAnsi" w:cstheme="majorHAnsi"/>
        </w:rPr>
        <w:t>July</w:t>
      </w:r>
      <w:proofErr w:type="spellEnd"/>
      <w:r w:rsidRPr="00C06055">
        <w:rPr>
          <w:rFonts w:asciiTheme="majorHAnsi" w:hAnsiTheme="majorHAnsi" w:cstheme="majorHAnsi"/>
        </w:rPr>
        <w:t xml:space="preserve"> 2015</w:t>
      </w:r>
    </w:p>
    <w:p w14:paraId="51653F08" w14:textId="77777777" w:rsidR="00425623" w:rsidRDefault="00425623" w:rsidP="00425623">
      <w:pPr>
        <w:pStyle w:val="PargrafodaLista"/>
        <w:spacing w:after="0" w:line="240" w:lineRule="auto"/>
        <w:ind w:left="643"/>
        <w:jc w:val="both"/>
        <w:rPr>
          <w:rFonts w:asciiTheme="majorHAnsi" w:hAnsiTheme="majorHAnsi" w:cstheme="majorHAnsi"/>
        </w:rPr>
      </w:pPr>
    </w:p>
    <w:p w14:paraId="3DCC9FB4" w14:textId="70613F54" w:rsidR="00A2795A" w:rsidRPr="001F7616" w:rsidRDefault="00A2795A" w:rsidP="001F7616">
      <w:pPr>
        <w:pStyle w:val="PargrafodaLista"/>
        <w:numPr>
          <w:ilvl w:val="0"/>
          <w:numId w:val="2"/>
        </w:numPr>
        <w:rPr>
          <w:b/>
          <w:bCs/>
        </w:rPr>
      </w:pPr>
      <w:r w:rsidRPr="001F7616">
        <w:rPr>
          <w:b/>
          <w:bCs/>
        </w:rPr>
        <w:t>Descriçã</w:t>
      </w:r>
      <w:r w:rsidR="00057C61" w:rsidRPr="001F7616">
        <w:rPr>
          <w:b/>
          <w:bCs/>
        </w:rPr>
        <w:t>o</w:t>
      </w:r>
    </w:p>
    <w:p w14:paraId="57A627C8" w14:textId="1F8BDE1E" w:rsidR="003A3EB3" w:rsidRPr="003A3EB3" w:rsidRDefault="003A3EB3" w:rsidP="003A3EB3">
      <w:pPr>
        <w:ind w:left="360"/>
        <w:jc w:val="both"/>
        <w:rPr>
          <w:b/>
          <w:bCs/>
        </w:rPr>
      </w:pPr>
      <w:r w:rsidRPr="003A3EB3">
        <w:rPr>
          <w:b/>
          <w:bCs/>
        </w:rPr>
        <w:t>4.</w:t>
      </w:r>
      <w:r>
        <w:rPr>
          <w:b/>
          <w:bCs/>
        </w:rPr>
        <w:t>1</w:t>
      </w:r>
      <w:r w:rsidRPr="003A3EB3">
        <w:rPr>
          <w:b/>
          <w:bCs/>
        </w:rPr>
        <w:t xml:space="preserve"> - Material para </w:t>
      </w:r>
      <w:r w:rsidR="000566E9">
        <w:rPr>
          <w:b/>
          <w:bCs/>
        </w:rPr>
        <w:t xml:space="preserve">introdução de sonda nasogástrica </w:t>
      </w:r>
      <w:r w:rsidR="00766A77">
        <w:rPr>
          <w:b/>
          <w:bCs/>
        </w:rPr>
        <w:t>e avaliação da pressão esofágica</w:t>
      </w:r>
    </w:p>
    <w:p w14:paraId="45B1ACB8" w14:textId="62F03675" w:rsidR="00766A77" w:rsidRPr="007368B7" w:rsidRDefault="007368B7" w:rsidP="00766A77">
      <w:pPr>
        <w:pStyle w:val="PargrafodaLista"/>
        <w:numPr>
          <w:ilvl w:val="0"/>
          <w:numId w:val="6"/>
        </w:numPr>
        <w:jc w:val="both"/>
      </w:pPr>
      <w:r>
        <w:t xml:space="preserve">Sonda </w:t>
      </w:r>
      <w:proofErr w:type="spellStart"/>
      <w:r>
        <w:t>Nasogástrica</w:t>
      </w:r>
      <w:proofErr w:type="spellEnd"/>
      <w:r>
        <w:t xml:space="preserve"> Polifuncional </w:t>
      </w:r>
      <w:proofErr w:type="spellStart"/>
      <w:r>
        <w:t>Nutrivent</w:t>
      </w:r>
      <w:r>
        <w:rPr>
          <w:vertAlign w:val="superscript"/>
        </w:rPr>
        <w:t>TM</w:t>
      </w:r>
      <w:proofErr w:type="spellEnd"/>
    </w:p>
    <w:p w14:paraId="4B415DF2" w14:textId="32A57B3B" w:rsidR="007368B7" w:rsidRDefault="00FE1BF8" w:rsidP="00766A77">
      <w:pPr>
        <w:pStyle w:val="PargrafodaLista"/>
        <w:numPr>
          <w:ilvl w:val="0"/>
          <w:numId w:val="6"/>
        </w:numPr>
        <w:jc w:val="both"/>
      </w:pPr>
      <w:r>
        <w:t xml:space="preserve">Guia metálico para inserção da sonda </w:t>
      </w:r>
    </w:p>
    <w:p w14:paraId="5DDBBC08" w14:textId="56FFBC36" w:rsidR="00FE1BF8" w:rsidRDefault="00FE1BF8" w:rsidP="00766A77">
      <w:pPr>
        <w:pStyle w:val="PargrafodaLista"/>
        <w:numPr>
          <w:ilvl w:val="0"/>
          <w:numId w:val="6"/>
        </w:numPr>
        <w:jc w:val="both"/>
      </w:pPr>
      <w:r>
        <w:t xml:space="preserve">Seringa </w:t>
      </w:r>
      <w:r w:rsidR="00831CA3">
        <w:t xml:space="preserve">10 </w:t>
      </w:r>
      <w:proofErr w:type="spellStart"/>
      <w:r w:rsidR="00831CA3">
        <w:t>mL</w:t>
      </w:r>
      <w:proofErr w:type="spellEnd"/>
    </w:p>
    <w:p w14:paraId="6DBD672F" w14:textId="5DDBCB4D" w:rsidR="00831CA3" w:rsidRDefault="00AF5660" w:rsidP="00766A77">
      <w:pPr>
        <w:pStyle w:val="PargrafodaLista"/>
        <w:numPr>
          <w:ilvl w:val="0"/>
          <w:numId w:val="6"/>
        </w:numPr>
        <w:jc w:val="both"/>
      </w:pPr>
      <w:r>
        <w:t>Linha com torneira de 3 vias</w:t>
      </w:r>
    </w:p>
    <w:p w14:paraId="7EDD63B4" w14:textId="217DEE30" w:rsidR="00AF5660" w:rsidRDefault="00AF7DB9" w:rsidP="00766A77">
      <w:pPr>
        <w:pStyle w:val="PargrafodaLista"/>
        <w:numPr>
          <w:ilvl w:val="0"/>
          <w:numId w:val="6"/>
        </w:numPr>
        <w:jc w:val="both"/>
      </w:pPr>
      <w:r>
        <w:t>Sistema t</w:t>
      </w:r>
      <w:r w:rsidR="00D76C0B">
        <w:t>ransdutor de pressão invasiva</w:t>
      </w:r>
    </w:p>
    <w:p w14:paraId="1C06118C" w14:textId="062AC74B" w:rsidR="00DD667C" w:rsidRDefault="00DD667C" w:rsidP="00766A77">
      <w:pPr>
        <w:pStyle w:val="PargrafodaLista"/>
        <w:numPr>
          <w:ilvl w:val="0"/>
          <w:numId w:val="6"/>
        </w:numPr>
        <w:jc w:val="both"/>
      </w:pPr>
      <w:r>
        <w:t xml:space="preserve">Manga de pressão </w:t>
      </w:r>
    </w:p>
    <w:p w14:paraId="66C810B2" w14:textId="2DC1BA2A" w:rsidR="00DD667C" w:rsidRDefault="00DD667C" w:rsidP="00766A77">
      <w:pPr>
        <w:pStyle w:val="PargrafodaLista"/>
        <w:numPr>
          <w:ilvl w:val="0"/>
          <w:numId w:val="6"/>
        </w:numPr>
        <w:jc w:val="both"/>
      </w:pPr>
      <w:r>
        <w:t xml:space="preserve">Saco de 500 </w:t>
      </w:r>
      <w:proofErr w:type="spellStart"/>
      <w:r>
        <w:t>mL</w:t>
      </w:r>
      <w:proofErr w:type="spellEnd"/>
      <w:r>
        <w:t xml:space="preserve"> de cloreto de sódio</w:t>
      </w:r>
      <w:r w:rsidR="00AF7DB9">
        <w:t xml:space="preserve"> 0.9%</w:t>
      </w:r>
    </w:p>
    <w:p w14:paraId="69E8CCA9" w14:textId="31C783AF" w:rsidR="0090504A" w:rsidRDefault="00B62C06" w:rsidP="00766A77">
      <w:pPr>
        <w:pStyle w:val="PargrafodaLista"/>
        <w:numPr>
          <w:ilvl w:val="0"/>
          <w:numId w:val="6"/>
        </w:numPr>
        <w:jc w:val="both"/>
      </w:pPr>
      <w:r>
        <w:t>Par de luvas</w:t>
      </w:r>
      <w:r w:rsidR="00C568A3">
        <w:t xml:space="preserve"> e avental</w:t>
      </w:r>
    </w:p>
    <w:p w14:paraId="752C6CED" w14:textId="4A57BDA1" w:rsidR="00B62C06" w:rsidRDefault="0090504A" w:rsidP="00766A77">
      <w:pPr>
        <w:pStyle w:val="PargrafodaLista"/>
        <w:numPr>
          <w:ilvl w:val="0"/>
          <w:numId w:val="6"/>
        </w:numPr>
        <w:jc w:val="both"/>
      </w:pPr>
      <w:r>
        <w:t xml:space="preserve">Seringa de 50 </w:t>
      </w:r>
      <w:proofErr w:type="spellStart"/>
      <w:r>
        <w:t>mL</w:t>
      </w:r>
      <w:proofErr w:type="spellEnd"/>
      <w:r w:rsidR="00B62C06">
        <w:t xml:space="preserve"> </w:t>
      </w:r>
    </w:p>
    <w:p w14:paraId="3D75820F" w14:textId="552BA749" w:rsidR="00AF7DB9" w:rsidRDefault="00AF7DB9" w:rsidP="00766A77">
      <w:pPr>
        <w:pStyle w:val="PargrafodaLista"/>
        <w:numPr>
          <w:ilvl w:val="0"/>
          <w:numId w:val="6"/>
        </w:numPr>
        <w:jc w:val="both"/>
      </w:pPr>
      <w:r>
        <w:t xml:space="preserve">Adesivo </w:t>
      </w:r>
      <w:r w:rsidR="003B1A01">
        <w:t xml:space="preserve">para fixação </w:t>
      </w:r>
    </w:p>
    <w:p w14:paraId="2EC78B06" w14:textId="5B744725" w:rsidR="003B1A01" w:rsidRDefault="003B1A01" w:rsidP="00766A77">
      <w:pPr>
        <w:pStyle w:val="PargrafodaLista"/>
        <w:numPr>
          <w:ilvl w:val="0"/>
          <w:numId w:val="6"/>
        </w:numPr>
        <w:jc w:val="both"/>
      </w:pPr>
      <w:r>
        <w:t>Tampa para sonda</w:t>
      </w:r>
    </w:p>
    <w:p w14:paraId="009F439C" w14:textId="77777777" w:rsidR="00C83FEC" w:rsidRDefault="00C83FEC" w:rsidP="00C83FEC">
      <w:pPr>
        <w:pStyle w:val="PargrafodaLista"/>
        <w:ind w:left="1440"/>
        <w:rPr>
          <w:rFonts w:asciiTheme="majorHAnsi" w:hAnsiTheme="majorHAnsi" w:cstheme="majorHAnsi"/>
          <w:b/>
          <w:bCs/>
        </w:rPr>
      </w:pPr>
    </w:p>
    <w:p w14:paraId="037C1037" w14:textId="56AD9066" w:rsidR="00C83FEC" w:rsidRDefault="00C734E9" w:rsidP="00C83FEC">
      <w:pPr>
        <w:pStyle w:val="PargrafodaLista"/>
        <w:ind w:left="2148" w:firstLine="684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            </w:t>
      </w:r>
      <w:r w:rsidR="00C83FEC" w:rsidRPr="00C83FEC">
        <w:rPr>
          <w:rFonts w:asciiTheme="majorHAnsi" w:hAnsiTheme="majorHAnsi" w:cstheme="majorHAnsi"/>
          <w:b/>
          <w:bCs/>
        </w:rPr>
        <w:t>Conteúdo da caixa</w:t>
      </w:r>
    </w:p>
    <w:p w14:paraId="62E188DF" w14:textId="0C83C547" w:rsidR="00C83FEC" w:rsidRDefault="00C734E9" w:rsidP="00C734E9">
      <w:pPr>
        <w:jc w:val="center"/>
        <w:rPr>
          <w:rFonts w:asciiTheme="majorHAnsi" w:hAnsiTheme="majorHAnsi" w:cstheme="majorHAnsi"/>
          <w:b/>
          <w:bCs/>
        </w:rPr>
      </w:pPr>
      <w:r w:rsidRPr="00BF6A03">
        <w:rPr>
          <w:noProof/>
          <w:lang w:eastAsia="pt-PT"/>
        </w:rPr>
        <w:drawing>
          <wp:inline distT="0" distB="0" distL="0" distR="0" wp14:anchorId="3633DC95" wp14:editId="3E453852">
            <wp:extent cx="4926693" cy="2530549"/>
            <wp:effectExtent l="0" t="0" r="7620" b="3175"/>
            <wp:docPr id="6" name="Imagem 5" descr="Uma imagem com texto, captura de ecrã, diagrama, software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833EE274-C829-22D9-996E-39F8360507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 descr="Uma imagem com texto, captura de ecrã, diagrama, software&#10;&#10;Descrição gerada automaticamente">
                      <a:extLst>
                        <a:ext uri="{FF2B5EF4-FFF2-40B4-BE49-F238E27FC236}">
                          <a16:creationId xmlns:a16="http://schemas.microsoft.com/office/drawing/2014/main" id="{833EE274-C829-22D9-996E-39F8360507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19032" t="22748" r="22151" b="23536"/>
                    <a:stretch/>
                  </pic:blipFill>
                  <pic:spPr>
                    <a:xfrm>
                      <a:off x="0" y="0"/>
                      <a:ext cx="4965054" cy="255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6A88" w14:textId="1F73B8C0" w:rsidR="004D7702" w:rsidRDefault="004D7702" w:rsidP="00C734E9">
      <w:pPr>
        <w:jc w:val="center"/>
        <w:rPr>
          <w:rFonts w:asciiTheme="majorHAnsi" w:hAnsiTheme="majorHAnsi" w:cstheme="majorHAnsi"/>
          <w:b/>
          <w:bCs/>
        </w:rPr>
      </w:pPr>
      <w:r w:rsidRPr="00BF6A03">
        <w:rPr>
          <w:rFonts w:asciiTheme="majorHAnsi" w:hAnsiTheme="majorHAnsi" w:cstheme="majorHAnsi"/>
          <w:b/>
          <w:bCs/>
          <w:noProof/>
          <w:lang w:eastAsia="pt-PT"/>
        </w:rPr>
        <w:lastRenderedPageBreak/>
        <w:drawing>
          <wp:inline distT="0" distB="0" distL="0" distR="0" wp14:anchorId="35837352" wp14:editId="75A4B528">
            <wp:extent cx="4012018" cy="2532175"/>
            <wp:effectExtent l="0" t="0" r="7620" b="1905"/>
            <wp:docPr id="4" name="Imagem 3" descr="Uma imagem com texto, captura de ecrã, diagrama, software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C6F748EC-0E3A-7748-07B0-DECBD555D2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m texto, captura de ecrã, diagrama, software&#10;&#10;Descrição gerada automaticamente">
                      <a:extLst>
                        <a:ext uri="{FF2B5EF4-FFF2-40B4-BE49-F238E27FC236}">
                          <a16:creationId xmlns:a16="http://schemas.microsoft.com/office/drawing/2014/main" id="{C6F748EC-0E3A-7748-07B0-DECBD555D2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19892" t="22365" r="27636" b="18757"/>
                    <a:stretch/>
                  </pic:blipFill>
                  <pic:spPr>
                    <a:xfrm>
                      <a:off x="0" y="0"/>
                      <a:ext cx="4017648" cy="253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3B74" w14:textId="77777777" w:rsidR="00766A77" w:rsidRDefault="00766A77" w:rsidP="00766A77">
      <w:pPr>
        <w:pStyle w:val="PargrafodaLista"/>
        <w:jc w:val="both"/>
      </w:pPr>
    </w:p>
    <w:p w14:paraId="57C13070" w14:textId="673EFF64" w:rsidR="00A2795A" w:rsidRDefault="00057C61" w:rsidP="00057C61">
      <w:pPr>
        <w:ind w:left="360"/>
        <w:rPr>
          <w:rFonts w:asciiTheme="majorHAnsi" w:hAnsiTheme="majorHAnsi" w:cstheme="majorHAnsi"/>
          <w:b/>
          <w:bCs/>
          <w:vertAlign w:val="superscript"/>
        </w:rPr>
      </w:pPr>
      <w:r w:rsidRPr="001B5CF5">
        <w:rPr>
          <w:b/>
          <w:bCs/>
        </w:rPr>
        <w:t>4.</w:t>
      </w:r>
      <w:r w:rsidR="003A3EB3">
        <w:rPr>
          <w:b/>
          <w:bCs/>
        </w:rPr>
        <w:t>2</w:t>
      </w:r>
      <w:r w:rsidRPr="001B5CF5">
        <w:rPr>
          <w:b/>
          <w:bCs/>
        </w:rPr>
        <w:t xml:space="preserve"> </w:t>
      </w:r>
      <w:r w:rsidR="00A2795A" w:rsidRPr="001B5CF5">
        <w:rPr>
          <w:rFonts w:asciiTheme="majorHAnsi" w:hAnsiTheme="majorHAnsi" w:cstheme="majorHAnsi"/>
          <w:b/>
          <w:bCs/>
        </w:rPr>
        <w:t>Colocação da Sonda Nasogástrica Polifuncional Nutrivent</w:t>
      </w:r>
      <w:r w:rsidR="00A2795A" w:rsidRPr="001B5CF5">
        <w:rPr>
          <w:rFonts w:asciiTheme="majorHAnsi" w:hAnsiTheme="majorHAnsi" w:cstheme="majorHAnsi"/>
          <w:b/>
          <w:bCs/>
          <w:vertAlign w:val="superscript"/>
        </w:rPr>
        <w:t xml:space="preserve"> TM</w:t>
      </w:r>
    </w:p>
    <w:p w14:paraId="3E31E4F8" w14:textId="77777777" w:rsidR="00AF6368" w:rsidRDefault="00AF6368" w:rsidP="00AF6368">
      <w:pPr>
        <w:ind w:left="360" w:firstLine="348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>A colocação da sonda</w:t>
      </w:r>
      <w:r>
        <w:rPr>
          <w:rFonts w:asciiTheme="majorHAnsi" w:hAnsiTheme="majorHAnsi" w:cstheme="majorHAnsi"/>
        </w:rPr>
        <w:t xml:space="preserve"> nasogástrica polifuncional</w:t>
      </w:r>
      <w:r w:rsidRPr="007B079D">
        <w:rPr>
          <w:rFonts w:asciiTheme="majorHAnsi" w:hAnsiTheme="majorHAnsi" w:cstheme="majorHAnsi"/>
        </w:rPr>
        <w:t xml:space="preserve"> Nutrivent™ é da responsabilidade do </w:t>
      </w:r>
      <w:r>
        <w:rPr>
          <w:rFonts w:asciiTheme="majorHAnsi" w:hAnsiTheme="majorHAnsi" w:cstheme="majorHAnsi"/>
        </w:rPr>
        <w:t xml:space="preserve">enfermeiro </w:t>
      </w:r>
      <w:r w:rsidRPr="007B079D">
        <w:rPr>
          <w:rFonts w:asciiTheme="majorHAnsi" w:hAnsiTheme="majorHAnsi" w:cstheme="majorHAnsi"/>
        </w:rPr>
        <w:t>de serviço, que se deve certificar da sua correta localização e funcionamento antes d</w:t>
      </w:r>
      <w:r>
        <w:rPr>
          <w:rFonts w:asciiTheme="majorHAnsi" w:hAnsiTheme="majorHAnsi" w:cstheme="majorHAnsi"/>
        </w:rPr>
        <w:t>e</w:t>
      </w:r>
      <w:r w:rsidRPr="007B079D">
        <w:rPr>
          <w:rFonts w:asciiTheme="majorHAnsi" w:hAnsiTheme="majorHAnsi" w:cstheme="majorHAnsi"/>
        </w:rPr>
        <w:t xml:space="preserve"> iniciar a medição da pressão esofágica. </w:t>
      </w:r>
    </w:p>
    <w:p w14:paraId="1F43B8A0" w14:textId="3701EA3D" w:rsidR="003536E6" w:rsidRDefault="001C6782" w:rsidP="003536E6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 técnica de colocação e calibração da </w:t>
      </w:r>
      <w:r w:rsidRPr="007B079D">
        <w:rPr>
          <w:rFonts w:asciiTheme="majorHAnsi" w:hAnsiTheme="majorHAnsi" w:cstheme="majorHAnsi"/>
        </w:rPr>
        <w:t>sonda Nutrivent™</w:t>
      </w:r>
      <w:r>
        <w:rPr>
          <w:rFonts w:asciiTheme="majorHAnsi" w:hAnsiTheme="majorHAnsi" w:cstheme="majorHAnsi"/>
        </w:rPr>
        <w:t>, encontra-se descrita em seguida:</w:t>
      </w:r>
    </w:p>
    <w:p w14:paraId="2D83D4BD" w14:textId="5AD52678" w:rsidR="001C6782" w:rsidRPr="00004411" w:rsidRDefault="001C6782" w:rsidP="003536E6">
      <w:pPr>
        <w:spacing w:before="240"/>
        <w:ind w:left="360"/>
        <w:jc w:val="both"/>
        <w:rPr>
          <w:rFonts w:asciiTheme="majorHAnsi" w:hAnsiTheme="majorHAnsi" w:cstheme="majorHAnsi"/>
        </w:rPr>
      </w:pPr>
      <w:r w:rsidRPr="00004411">
        <w:rPr>
          <w:rFonts w:asciiTheme="majorHAnsi" w:hAnsiTheme="majorHAnsi" w:cstheme="majorHAnsi"/>
        </w:rPr>
        <w:t>1)Coloque o paciente na posição de decúbito dorsal o</w:t>
      </w:r>
      <w:r w:rsidR="005378FC">
        <w:rPr>
          <w:rFonts w:asciiTheme="majorHAnsi" w:hAnsiTheme="majorHAnsi" w:cstheme="majorHAnsi"/>
        </w:rPr>
        <w:t xml:space="preserve">u </w:t>
      </w:r>
      <w:proofErr w:type="spellStart"/>
      <w:r w:rsidRPr="00004411">
        <w:rPr>
          <w:rFonts w:asciiTheme="majorHAnsi" w:hAnsiTheme="majorHAnsi" w:cstheme="majorHAnsi"/>
        </w:rPr>
        <w:t>semi-</w:t>
      </w:r>
      <w:r w:rsidR="005378FC">
        <w:rPr>
          <w:rFonts w:asciiTheme="majorHAnsi" w:hAnsiTheme="majorHAnsi" w:cstheme="majorHAnsi"/>
        </w:rPr>
        <w:t>fowler</w:t>
      </w:r>
      <w:proofErr w:type="spellEnd"/>
      <w:r w:rsidR="008B2DFE">
        <w:rPr>
          <w:rFonts w:asciiTheme="majorHAnsi" w:hAnsiTheme="majorHAnsi" w:cstheme="majorHAnsi"/>
        </w:rPr>
        <w:t>;</w:t>
      </w:r>
      <w:r w:rsidR="003536E6">
        <w:rPr>
          <w:rFonts w:asciiTheme="majorHAnsi" w:hAnsiTheme="majorHAnsi" w:cstheme="majorHAnsi"/>
        </w:rPr>
        <w:t xml:space="preserve"> </w:t>
      </w:r>
    </w:p>
    <w:p w14:paraId="4F74C943" w14:textId="1839865C" w:rsidR="001C6782" w:rsidRPr="00004411" w:rsidRDefault="008B2DFE" w:rsidP="001C6782">
      <w:pPr>
        <w:spacing w:before="240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</w:t>
      </w:r>
      <w:r w:rsidR="001C6782" w:rsidRPr="00004411">
        <w:rPr>
          <w:rFonts w:asciiTheme="majorHAnsi" w:hAnsiTheme="majorHAnsi" w:cstheme="majorHAnsi"/>
        </w:rPr>
        <w:t>)Lubrifique a guia metálica abundantemente com o gel lubrificante e insira-a dentro da sonda NutriVent™ até à extremidade distal.</w:t>
      </w:r>
    </w:p>
    <w:p w14:paraId="4E59E296" w14:textId="23978CE9" w:rsidR="001C6782" w:rsidRDefault="002B327D" w:rsidP="001C6782">
      <w:pPr>
        <w:spacing w:before="240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3</w:t>
      </w:r>
      <w:r w:rsidR="001C6782" w:rsidRPr="00004411">
        <w:rPr>
          <w:rFonts w:asciiTheme="majorHAnsi" w:hAnsiTheme="majorHAnsi" w:cstheme="majorHAnsi"/>
        </w:rPr>
        <w:t xml:space="preserve">)Lubrifique </w:t>
      </w:r>
      <w:r>
        <w:rPr>
          <w:rFonts w:asciiTheme="majorHAnsi" w:hAnsiTheme="majorHAnsi" w:cstheme="majorHAnsi"/>
        </w:rPr>
        <w:t>a</w:t>
      </w:r>
      <w:r w:rsidR="001C6782" w:rsidRPr="00004411">
        <w:rPr>
          <w:rFonts w:asciiTheme="majorHAnsi" w:hAnsiTheme="majorHAnsi" w:cstheme="majorHAnsi"/>
        </w:rPr>
        <w:t xml:space="preserve"> sonda NutriVent™ </w:t>
      </w:r>
      <w:r w:rsidR="003F60DD">
        <w:rPr>
          <w:rFonts w:asciiTheme="majorHAnsi" w:hAnsiTheme="majorHAnsi" w:cstheme="majorHAnsi"/>
        </w:rPr>
        <w:t>na extremidade distal</w:t>
      </w:r>
      <w:r w:rsidR="00BA279B">
        <w:rPr>
          <w:rFonts w:asciiTheme="majorHAnsi" w:hAnsiTheme="majorHAnsi" w:cstheme="majorHAnsi"/>
        </w:rPr>
        <w:t xml:space="preserve">. </w:t>
      </w:r>
    </w:p>
    <w:p w14:paraId="695666C3" w14:textId="244773C5" w:rsidR="001C6782" w:rsidRPr="005A2EF1" w:rsidRDefault="00086516" w:rsidP="001C6782">
      <w:pPr>
        <w:spacing w:before="240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4</w:t>
      </w:r>
      <w:r w:rsidR="001C6782" w:rsidRPr="00B65D8C">
        <w:rPr>
          <w:rFonts w:asciiTheme="majorHAnsi" w:hAnsiTheme="majorHAnsi" w:cstheme="majorHAnsi"/>
        </w:rPr>
        <w:t>) Insira a sonda NutriVent™ na cavidade nasal</w:t>
      </w:r>
      <w:r w:rsidR="003617C9">
        <w:rPr>
          <w:rFonts w:asciiTheme="majorHAnsi" w:hAnsiTheme="majorHAnsi" w:cstheme="majorHAnsi"/>
        </w:rPr>
        <w:t xml:space="preserve"> ou oral,</w:t>
      </w:r>
      <w:r w:rsidR="001C6782" w:rsidRPr="00B65D8C">
        <w:rPr>
          <w:rFonts w:asciiTheme="majorHAnsi" w:hAnsiTheme="majorHAnsi" w:cstheme="majorHAnsi"/>
        </w:rPr>
        <w:t xml:space="preserve"> e faça-a avançar no esófago</w:t>
      </w:r>
      <w:r w:rsidR="005F147B">
        <w:rPr>
          <w:rFonts w:asciiTheme="majorHAnsi" w:hAnsiTheme="majorHAnsi" w:cstheme="majorHAnsi"/>
        </w:rPr>
        <w:t xml:space="preserve"> até ao</w:t>
      </w:r>
      <w:r w:rsidR="001C6782" w:rsidRPr="00B65D8C">
        <w:rPr>
          <w:rFonts w:asciiTheme="majorHAnsi" w:hAnsiTheme="majorHAnsi" w:cstheme="majorHAnsi"/>
        </w:rPr>
        <w:t xml:space="preserve"> estômago </w:t>
      </w:r>
      <w:r w:rsidR="001C6782" w:rsidRPr="00B65D8C">
        <w:rPr>
          <w:rFonts w:asciiTheme="majorHAnsi" w:hAnsiTheme="majorHAnsi" w:cstheme="majorHAnsi"/>
          <w:u w:val="single"/>
        </w:rPr>
        <w:t>até atingir uma profundidade de 40-42 cm</w:t>
      </w:r>
      <w:r w:rsidR="001C6782" w:rsidRPr="00B65D8C">
        <w:rPr>
          <w:rFonts w:asciiTheme="majorHAnsi" w:hAnsiTheme="majorHAnsi" w:cstheme="majorHAnsi"/>
          <w:b/>
          <w:bCs/>
        </w:rPr>
        <w:t xml:space="preserve"> </w:t>
      </w:r>
      <w:r w:rsidR="005A2EF1">
        <w:rPr>
          <w:rFonts w:asciiTheme="majorHAnsi" w:hAnsiTheme="majorHAnsi" w:cstheme="majorHAnsi"/>
        </w:rPr>
        <w:t xml:space="preserve">(distância entre </w:t>
      </w:r>
      <w:r w:rsidR="000A6342">
        <w:rPr>
          <w:rFonts w:asciiTheme="majorHAnsi" w:hAnsiTheme="majorHAnsi" w:cstheme="majorHAnsi"/>
        </w:rPr>
        <w:t>a narina, o l</w:t>
      </w:r>
      <w:r w:rsidR="00A134B4">
        <w:rPr>
          <w:rFonts w:asciiTheme="majorHAnsi" w:hAnsiTheme="majorHAnsi" w:cstheme="majorHAnsi"/>
        </w:rPr>
        <w:t xml:space="preserve">óbulo da orelha e apêndice </w:t>
      </w:r>
      <w:proofErr w:type="spellStart"/>
      <w:r w:rsidR="00A134B4">
        <w:rPr>
          <w:rFonts w:asciiTheme="majorHAnsi" w:hAnsiTheme="majorHAnsi" w:cstheme="majorHAnsi"/>
        </w:rPr>
        <w:t>xifóide</w:t>
      </w:r>
      <w:proofErr w:type="spellEnd"/>
      <w:r w:rsidR="00006153">
        <w:rPr>
          <w:rFonts w:asciiTheme="majorHAnsi" w:hAnsiTheme="majorHAnsi" w:cstheme="majorHAnsi"/>
        </w:rPr>
        <w:t xml:space="preserve"> ou altura do paciente</w:t>
      </w:r>
      <w:r w:rsidR="003C0FA3">
        <w:rPr>
          <w:rFonts w:asciiTheme="majorHAnsi" w:hAnsiTheme="majorHAnsi" w:cstheme="majorHAnsi"/>
        </w:rPr>
        <w:t xml:space="preserve"> (em cm) x 0.288 em cm).</w:t>
      </w:r>
    </w:p>
    <w:p w14:paraId="32B1319D" w14:textId="4ACC6A46" w:rsidR="001C6782" w:rsidRDefault="00086516" w:rsidP="001C6782">
      <w:pPr>
        <w:spacing w:before="240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</w:t>
      </w:r>
      <w:r w:rsidR="001C6782" w:rsidRPr="00DB14CA">
        <w:rPr>
          <w:rFonts w:asciiTheme="majorHAnsi" w:hAnsiTheme="majorHAnsi" w:cstheme="majorHAnsi"/>
        </w:rPr>
        <w:t>) Extraia delicadamente a gui</w:t>
      </w:r>
      <w:r w:rsidR="001C6782">
        <w:rPr>
          <w:rFonts w:asciiTheme="majorHAnsi" w:hAnsiTheme="majorHAnsi" w:cstheme="majorHAnsi"/>
        </w:rPr>
        <w:t>a</w:t>
      </w:r>
      <w:r w:rsidR="001C6782" w:rsidRPr="00DB14CA">
        <w:rPr>
          <w:rFonts w:asciiTheme="majorHAnsi" w:hAnsiTheme="majorHAnsi" w:cstheme="majorHAnsi"/>
        </w:rPr>
        <w:t xml:space="preserve"> metálica.</w:t>
      </w:r>
    </w:p>
    <w:p w14:paraId="25DDCAFD" w14:textId="1879670A" w:rsidR="00086516" w:rsidRPr="00DB14CA" w:rsidRDefault="00086516" w:rsidP="001C6782">
      <w:pPr>
        <w:spacing w:before="240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6) Confirmar correto posicionamento da sonda nasogástrica</w:t>
      </w:r>
      <w:r w:rsidR="00045FDE">
        <w:rPr>
          <w:rFonts w:asciiTheme="majorHAnsi" w:hAnsiTheme="majorHAnsi" w:cstheme="majorHAnsi"/>
        </w:rPr>
        <w:t xml:space="preserve"> no estômago.</w:t>
      </w:r>
    </w:p>
    <w:p w14:paraId="52C927A8" w14:textId="77777777" w:rsidR="001C6782" w:rsidRDefault="001C6782" w:rsidP="001C6782">
      <w:pPr>
        <w:spacing w:before="240"/>
        <w:ind w:left="360"/>
        <w:jc w:val="both"/>
        <w:rPr>
          <w:rFonts w:asciiTheme="majorHAnsi" w:hAnsiTheme="majorHAnsi" w:cstheme="majorHAnsi"/>
        </w:rPr>
      </w:pPr>
      <w:r w:rsidRPr="00DB14CA">
        <w:rPr>
          <w:rFonts w:asciiTheme="majorHAnsi" w:hAnsiTheme="majorHAnsi" w:cstheme="majorHAnsi"/>
        </w:rPr>
        <w:t>7) Fixe a sonda NutriVent™ ao nariz com o adesivo.</w:t>
      </w:r>
    </w:p>
    <w:p w14:paraId="24B923F3" w14:textId="77777777" w:rsidR="001B5CF5" w:rsidRDefault="001B5CF5" w:rsidP="00057C61">
      <w:pPr>
        <w:ind w:left="360"/>
        <w:rPr>
          <w:rFonts w:asciiTheme="majorHAnsi" w:hAnsiTheme="majorHAnsi" w:cstheme="majorHAnsi"/>
          <w:b/>
          <w:bCs/>
          <w:vertAlign w:val="superscript"/>
        </w:rPr>
      </w:pPr>
    </w:p>
    <w:p w14:paraId="41DE031F" w14:textId="17846355" w:rsidR="00C356B5" w:rsidRDefault="00C356B5" w:rsidP="00C356B5">
      <w:pPr>
        <w:ind w:left="360"/>
        <w:jc w:val="both"/>
        <w:rPr>
          <w:b/>
          <w:bCs/>
        </w:rPr>
      </w:pPr>
      <w:r w:rsidRPr="00057C61">
        <w:rPr>
          <w:b/>
          <w:bCs/>
        </w:rPr>
        <w:t xml:space="preserve">4.2 </w:t>
      </w:r>
      <w:r w:rsidR="001B5CF5">
        <w:rPr>
          <w:b/>
          <w:bCs/>
        </w:rPr>
        <w:t xml:space="preserve"> </w:t>
      </w:r>
      <w:r w:rsidRPr="00057C61">
        <w:rPr>
          <w:b/>
          <w:bCs/>
        </w:rPr>
        <w:t>Montagem e Preparação do Circuito</w:t>
      </w:r>
    </w:p>
    <w:p w14:paraId="0AF86EFE" w14:textId="2DC42C89" w:rsidR="00C568A3" w:rsidRDefault="005145B1" w:rsidP="0078690B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 montagem e preparação do circuito inicia-se </w:t>
      </w:r>
      <w:r w:rsidR="0029091B">
        <w:rPr>
          <w:rFonts w:asciiTheme="majorHAnsi" w:hAnsiTheme="majorHAnsi" w:cstheme="majorHAnsi"/>
        </w:rPr>
        <w:t>com a montagem do</w:t>
      </w:r>
      <w:r w:rsidR="005C009A">
        <w:rPr>
          <w:rFonts w:asciiTheme="majorHAnsi" w:hAnsiTheme="majorHAnsi" w:cstheme="majorHAnsi"/>
        </w:rPr>
        <w:t xml:space="preserve"> sistema transdutor de pressão invasiva</w:t>
      </w:r>
      <w:r w:rsidR="005A4749">
        <w:rPr>
          <w:rFonts w:asciiTheme="majorHAnsi" w:hAnsiTheme="majorHAnsi" w:cstheme="majorHAnsi"/>
        </w:rPr>
        <w:t xml:space="preserve"> e insuflação da manga de pressão</w:t>
      </w:r>
      <w:r w:rsidR="005C009A">
        <w:rPr>
          <w:rFonts w:asciiTheme="majorHAnsi" w:hAnsiTheme="majorHAnsi" w:cstheme="majorHAnsi"/>
        </w:rPr>
        <w:t xml:space="preserve">. </w:t>
      </w:r>
    </w:p>
    <w:p w14:paraId="0674482C" w14:textId="4A8C7574" w:rsidR="00C1660C" w:rsidRDefault="00C1660C" w:rsidP="00C1660C">
      <w:pPr>
        <w:pStyle w:val="PargrafodaLista"/>
        <w:numPr>
          <w:ilvl w:val="0"/>
          <w:numId w:val="7"/>
        </w:numPr>
        <w:spacing w:before="24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Utilizar linha de pressão invasiva azul (PVC).</w:t>
      </w:r>
    </w:p>
    <w:p w14:paraId="7A02BF0C" w14:textId="5182713B" w:rsidR="00C1660C" w:rsidRDefault="005952F7" w:rsidP="00C1660C">
      <w:pPr>
        <w:pStyle w:val="PargrafodaLista"/>
        <w:numPr>
          <w:ilvl w:val="0"/>
          <w:numId w:val="7"/>
        </w:numPr>
        <w:spacing w:before="24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Não preencher o circuito com soro fisiológico. </w:t>
      </w:r>
      <w:del w:id="1" w:author="João  Carvalho" w:date="2023-10-30T11:25:00Z">
        <w:r w:rsidRPr="005952F7" w:rsidDel="00167193">
          <w:rPr>
            <w:rFonts w:asciiTheme="majorHAnsi" w:hAnsiTheme="majorHAnsi" w:cstheme="majorHAnsi"/>
            <w:u w:val="single"/>
          </w:rPr>
          <w:delText xml:space="preserve">Mantém </w:delText>
        </w:r>
      </w:del>
      <w:ins w:id="2" w:author="João  Carvalho" w:date="2023-10-30T11:25:00Z">
        <w:r w:rsidR="00167193" w:rsidRPr="005952F7">
          <w:rPr>
            <w:rFonts w:asciiTheme="majorHAnsi" w:hAnsiTheme="majorHAnsi" w:cstheme="majorHAnsi"/>
            <w:u w:val="single"/>
          </w:rPr>
          <w:t>Mant</w:t>
        </w:r>
        <w:r w:rsidR="00167193">
          <w:rPr>
            <w:rFonts w:asciiTheme="majorHAnsi" w:hAnsiTheme="majorHAnsi" w:cstheme="majorHAnsi"/>
            <w:u w:val="single"/>
          </w:rPr>
          <w:t>er</w:t>
        </w:r>
        <w:r w:rsidR="00167193" w:rsidRPr="005952F7">
          <w:rPr>
            <w:rFonts w:asciiTheme="majorHAnsi" w:hAnsiTheme="majorHAnsi" w:cstheme="majorHAnsi"/>
            <w:u w:val="single"/>
          </w:rPr>
          <w:t xml:space="preserve"> </w:t>
        </w:r>
      </w:ins>
      <w:r w:rsidRPr="005952F7">
        <w:rPr>
          <w:rFonts w:asciiTheme="majorHAnsi" w:hAnsiTheme="majorHAnsi" w:cstheme="majorHAnsi"/>
          <w:u w:val="single"/>
        </w:rPr>
        <w:t>transdutor de pressão em ar.</w:t>
      </w:r>
      <w:r>
        <w:rPr>
          <w:rFonts w:asciiTheme="majorHAnsi" w:hAnsiTheme="majorHAnsi" w:cstheme="majorHAnsi"/>
        </w:rPr>
        <w:t xml:space="preserve"> </w:t>
      </w:r>
    </w:p>
    <w:p w14:paraId="7960E18C" w14:textId="14E8A64B" w:rsidR="0062748D" w:rsidRDefault="0062748D" w:rsidP="00C1660C">
      <w:pPr>
        <w:pStyle w:val="PargrafodaLista"/>
        <w:numPr>
          <w:ilvl w:val="0"/>
          <w:numId w:val="7"/>
        </w:numPr>
        <w:spacing w:before="24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Conect</w:t>
      </w:r>
      <w:r w:rsidR="00AA665A">
        <w:rPr>
          <w:rFonts w:asciiTheme="majorHAnsi" w:hAnsiTheme="majorHAnsi" w:cstheme="majorHAnsi"/>
        </w:rPr>
        <w:t>e</w:t>
      </w:r>
      <w:r>
        <w:rPr>
          <w:rFonts w:asciiTheme="majorHAnsi" w:hAnsiTheme="majorHAnsi" w:cstheme="majorHAnsi"/>
        </w:rPr>
        <w:t xml:space="preserve"> </w:t>
      </w:r>
      <w:r w:rsidR="00BB4A86">
        <w:rPr>
          <w:rFonts w:asciiTheme="majorHAnsi" w:hAnsiTheme="majorHAnsi" w:cstheme="majorHAnsi"/>
        </w:rPr>
        <w:t>o prolongador</w:t>
      </w:r>
      <w:r>
        <w:rPr>
          <w:rFonts w:asciiTheme="majorHAnsi" w:hAnsiTheme="majorHAnsi" w:cstheme="majorHAnsi"/>
        </w:rPr>
        <w:t xml:space="preserve"> com a torneira de 3 vias ao </w:t>
      </w:r>
      <w:r w:rsidR="0002372B">
        <w:rPr>
          <w:rFonts w:asciiTheme="majorHAnsi" w:hAnsiTheme="majorHAnsi" w:cstheme="majorHAnsi"/>
        </w:rPr>
        <w:t xml:space="preserve">transdutor de pressão equipado com o </w:t>
      </w:r>
      <w:r w:rsidR="0002372B" w:rsidRPr="00167193">
        <w:rPr>
          <w:rFonts w:asciiTheme="majorHAnsi" w:hAnsiTheme="majorHAnsi" w:cstheme="majorHAnsi"/>
          <w:i/>
          <w:rPrChange w:id="3" w:author="João  Carvalho" w:date="2023-10-30T11:25:00Z">
            <w:rPr>
              <w:rFonts w:asciiTheme="majorHAnsi" w:hAnsiTheme="majorHAnsi" w:cstheme="majorHAnsi"/>
            </w:rPr>
          </w:rPrChange>
        </w:rPr>
        <w:t>luer-lock</w:t>
      </w:r>
      <w:r w:rsidR="003B273A">
        <w:rPr>
          <w:rFonts w:asciiTheme="majorHAnsi" w:hAnsiTheme="majorHAnsi" w:cstheme="majorHAnsi"/>
        </w:rPr>
        <w:t>, estando a torneira direcionada para o transdutor.</w:t>
      </w:r>
      <w:r w:rsidR="00AA665A">
        <w:rPr>
          <w:rFonts w:asciiTheme="majorHAnsi" w:hAnsiTheme="majorHAnsi" w:cstheme="majorHAnsi"/>
        </w:rPr>
        <w:t xml:space="preserve"> Conecte a ponta oposta à sonda. </w:t>
      </w:r>
    </w:p>
    <w:p w14:paraId="1B471B40" w14:textId="77777777" w:rsidR="00DC67B4" w:rsidRDefault="00DC67B4" w:rsidP="00DC67B4">
      <w:pPr>
        <w:pStyle w:val="PargrafodaLista"/>
        <w:spacing w:before="240"/>
        <w:jc w:val="both"/>
        <w:rPr>
          <w:rFonts w:asciiTheme="majorHAnsi" w:hAnsiTheme="majorHAnsi" w:cstheme="majorHAnsi"/>
        </w:rPr>
      </w:pPr>
    </w:p>
    <w:p w14:paraId="26768F75" w14:textId="2D6A411D" w:rsidR="00DC67B4" w:rsidRDefault="00DC67B4" w:rsidP="00DC67B4">
      <w:pPr>
        <w:pStyle w:val="PargrafodaLista"/>
        <w:spacing w:before="240"/>
        <w:jc w:val="both"/>
        <w:rPr>
          <w:rFonts w:asciiTheme="majorHAnsi" w:hAnsiTheme="majorHAnsi" w:cstheme="majorHAnsi"/>
        </w:rPr>
      </w:pPr>
      <w:r w:rsidRPr="006E43BC">
        <w:rPr>
          <w:rFonts w:asciiTheme="majorHAnsi" w:hAnsiTheme="majorHAnsi" w:cstheme="majorHAnsi"/>
          <w:b/>
          <w:bCs/>
          <w:noProof/>
          <w:lang w:eastAsia="pt-PT"/>
        </w:rPr>
        <w:drawing>
          <wp:inline distT="0" distB="0" distL="0" distR="0" wp14:anchorId="6050C58F" wp14:editId="67292315">
            <wp:extent cx="4614530" cy="1089749"/>
            <wp:effectExtent l="0" t="0" r="0" b="0"/>
            <wp:docPr id="5" name="Imagem 4">
              <a:extLst xmlns:a="http://schemas.openxmlformats.org/drawingml/2006/main">
                <a:ext uri="{FF2B5EF4-FFF2-40B4-BE49-F238E27FC236}">
                  <a16:creationId xmlns:a16="http://schemas.microsoft.com/office/drawing/2014/main" id="{5BB5744B-FB3A-2165-2C02-ECFAAB56B6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>
                      <a:extLst>
                        <a:ext uri="{FF2B5EF4-FFF2-40B4-BE49-F238E27FC236}">
                          <a16:creationId xmlns:a16="http://schemas.microsoft.com/office/drawing/2014/main" id="{5BB5744B-FB3A-2165-2C02-ECFAAB56B6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28467" t="47550" r="34092" b="36724"/>
                    <a:stretch/>
                  </pic:blipFill>
                  <pic:spPr bwMode="auto">
                    <a:xfrm>
                      <a:off x="0" y="0"/>
                      <a:ext cx="4643949" cy="1096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67955" w14:textId="77777777" w:rsidR="00DC67B4" w:rsidRDefault="00DC67B4" w:rsidP="00DC67B4">
      <w:pPr>
        <w:pStyle w:val="PargrafodaLista"/>
        <w:spacing w:before="240"/>
        <w:jc w:val="both"/>
        <w:rPr>
          <w:rFonts w:asciiTheme="majorHAnsi" w:hAnsiTheme="majorHAnsi" w:cstheme="majorHAnsi"/>
        </w:rPr>
      </w:pPr>
    </w:p>
    <w:p w14:paraId="74D93819" w14:textId="77777777" w:rsidR="00806553" w:rsidRDefault="0078690B" w:rsidP="00806553">
      <w:pPr>
        <w:pStyle w:val="PargrafodaLista"/>
        <w:numPr>
          <w:ilvl w:val="0"/>
          <w:numId w:val="7"/>
        </w:numPr>
        <w:spacing w:before="240"/>
        <w:jc w:val="both"/>
        <w:rPr>
          <w:rFonts w:asciiTheme="majorHAnsi" w:hAnsiTheme="majorHAnsi" w:cstheme="majorHAnsi"/>
        </w:rPr>
      </w:pPr>
      <w:r w:rsidRPr="00806553">
        <w:rPr>
          <w:rFonts w:asciiTheme="majorHAnsi" w:hAnsiTheme="majorHAnsi" w:cstheme="majorHAnsi"/>
        </w:rPr>
        <w:t>Ligue o transdutor de pressão ao monitor através do cabo específico</w:t>
      </w:r>
      <w:r w:rsidR="00806553">
        <w:rPr>
          <w:rFonts w:asciiTheme="majorHAnsi" w:hAnsiTheme="majorHAnsi" w:cstheme="majorHAnsi"/>
        </w:rPr>
        <w:t>.</w:t>
      </w:r>
    </w:p>
    <w:p w14:paraId="47BED827" w14:textId="0E67E05D" w:rsidR="0078690B" w:rsidRDefault="00806553" w:rsidP="00806553">
      <w:pPr>
        <w:pStyle w:val="PargrafodaLista"/>
        <w:numPr>
          <w:ilvl w:val="0"/>
          <w:numId w:val="7"/>
        </w:numPr>
        <w:spacing w:before="24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</w:t>
      </w:r>
      <w:r w:rsidR="0078690B" w:rsidRPr="00806553">
        <w:rPr>
          <w:rFonts w:asciiTheme="majorHAnsi" w:hAnsiTheme="majorHAnsi" w:cstheme="majorHAnsi"/>
        </w:rPr>
        <w:t xml:space="preserve">oloque o </w:t>
      </w:r>
      <w:r w:rsidR="0078690B" w:rsidRPr="00806553">
        <w:rPr>
          <w:rFonts w:asciiTheme="majorHAnsi" w:hAnsiTheme="majorHAnsi" w:cstheme="majorHAnsi"/>
          <w:b/>
          <w:bCs/>
          <w:u w:val="single"/>
        </w:rPr>
        <w:t xml:space="preserve">transdutor </w:t>
      </w:r>
      <w:del w:id="4" w:author="João  Carvalho" w:date="2023-10-30T12:25:00Z">
        <w:r w:rsidR="0078690B" w:rsidRPr="00806553" w:rsidDel="00761E08">
          <w:rPr>
            <w:rFonts w:asciiTheme="majorHAnsi" w:hAnsiTheme="majorHAnsi" w:cstheme="majorHAnsi"/>
            <w:b/>
            <w:bCs/>
            <w:u w:val="single"/>
          </w:rPr>
          <w:delText>de pressão em ar</w:delText>
        </w:r>
      </w:del>
      <w:ins w:id="5" w:author="João  Carvalho" w:date="2023-10-30T12:25:00Z">
        <w:r w:rsidR="00761E08">
          <w:rPr>
            <w:rFonts w:asciiTheme="majorHAnsi" w:hAnsiTheme="majorHAnsi" w:cstheme="majorHAnsi"/>
            <w:b/>
            <w:bCs/>
            <w:u w:val="single"/>
          </w:rPr>
          <w:t>em pressão atmosférica</w:t>
        </w:r>
      </w:ins>
      <w:r w:rsidR="0078690B" w:rsidRPr="00806553">
        <w:rPr>
          <w:rFonts w:asciiTheme="majorHAnsi" w:hAnsiTheme="majorHAnsi" w:cstheme="majorHAnsi"/>
        </w:rPr>
        <w:t xml:space="preserve"> rodando devidamente a torneira de três vias e efetue o procedimento zero no monitor</w:t>
      </w:r>
      <w:r>
        <w:rPr>
          <w:rFonts w:asciiTheme="majorHAnsi" w:hAnsiTheme="majorHAnsi" w:cstheme="majorHAnsi"/>
        </w:rPr>
        <w:t>.</w:t>
      </w:r>
    </w:p>
    <w:p w14:paraId="7F7720DD" w14:textId="03A38323" w:rsidR="0078690B" w:rsidRDefault="0078690B" w:rsidP="00B617EF">
      <w:pPr>
        <w:pStyle w:val="PargrafodaLista"/>
        <w:numPr>
          <w:ilvl w:val="0"/>
          <w:numId w:val="7"/>
        </w:numPr>
        <w:spacing w:before="240"/>
        <w:jc w:val="both"/>
        <w:rPr>
          <w:rFonts w:asciiTheme="majorHAnsi" w:hAnsiTheme="majorHAnsi" w:cstheme="majorHAnsi"/>
        </w:rPr>
      </w:pPr>
      <w:r w:rsidRPr="00B617EF">
        <w:rPr>
          <w:rFonts w:asciiTheme="majorHAnsi" w:hAnsiTheme="majorHAnsi" w:cstheme="majorHAnsi"/>
        </w:rPr>
        <w:t xml:space="preserve">Com a seringa fornecida, </w:t>
      </w:r>
      <w:r w:rsidRPr="00B617EF">
        <w:rPr>
          <w:rFonts w:asciiTheme="majorHAnsi" w:hAnsiTheme="majorHAnsi" w:cstheme="majorHAnsi"/>
          <w:b/>
          <w:bCs/>
          <w:u w:val="single"/>
        </w:rPr>
        <w:t>extraia todo o ar do balão e, em seguida, insufle um volume de ar de 4 ml</w:t>
      </w:r>
      <w:r w:rsidR="00B617EF" w:rsidRPr="00B617EF">
        <w:rPr>
          <w:rFonts w:asciiTheme="majorHAnsi" w:hAnsiTheme="majorHAnsi" w:cstheme="majorHAnsi"/>
          <w:b/>
          <w:bCs/>
          <w:u w:val="single"/>
        </w:rPr>
        <w:t>.</w:t>
      </w:r>
      <w:r w:rsidRPr="00B617EF">
        <w:rPr>
          <w:rFonts w:asciiTheme="majorHAnsi" w:hAnsiTheme="majorHAnsi" w:cstheme="majorHAnsi"/>
        </w:rPr>
        <w:t xml:space="preserve"> </w:t>
      </w:r>
      <w:r w:rsidR="00B617EF" w:rsidRPr="00B617EF">
        <w:rPr>
          <w:rFonts w:asciiTheme="majorHAnsi" w:hAnsiTheme="majorHAnsi" w:cstheme="majorHAnsi"/>
        </w:rPr>
        <w:t>N</w:t>
      </w:r>
      <w:r w:rsidRPr="00B617EF">
        <w:rPr>
          <w:rFonts w:asciiTheme="majorHAnsi" w:hAnsiTheme="majorHAnsi" w:cstheme="majorHAnsi"/>
        </w:rPr>
        <w:t xml:space="preserve">o fim, feche a torneira de três vias, ligando o transdutor de pressão à linha de pressão para medir. </w:t>
      </w:r>
    </w:p>
    <w:p w14:paraId="6B27E843" w14:textId="7D603172" w:rsidR="00B617EF" w:rsidRDefault="00EF6E5B" w:rsidP="00167193">
      <w:pPr>
        <w:spacing w:before="240"/>
        <w:jc w:val="center"/>
        <w:rPr>
          <w:rFonts w:asciiTheme="majorHAnsi" w:hAnsiTheme="majorHAnsi" w:cstheme="majorHAnsi"/>
        </w:rPr>
      </w:pPr>
      <w:r w:rsidRPr="00EF6E5B">
        <w:rPr>
          <w:rFonts w:asciiTheme="majorHAnsi" w:hAnsiTheme="majorHAnsi" w:cstheme="majorHAnsi"/>
          <w:noProof/>
          <w:lang w:eastAsia="pt-PT"/>
        </w:rPr>
        <w:drawing>
          <wp:inline distT="0" distB="0" distL="0" distR="0" wp14:anchorId="6E55CBC3" wp14:editId="7B14727F">
            <wp:extent cx="4694734" cy="1666875"/>
            <wp:effectExtent l="0" t="0" r="0" b="0"/>
            <wp:docPr id="16801505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50597" name=""/>
                    <pic:cNvPicPr/>
                  </pic:nvPicPr>
                  <pic:blipFill rotWithShape="1">
                    <a:blip r:embed="rId11"/>
                    <a:srcRect l="2592" t="2437"/>
                    <a:stretch/>
                  </pic:blipFill>
                  <pic:spPr bwMode="auto">
                    <a:xfrm>
                      <a:off x="0" y="0"/>
                      <a:ext cx="4696145" cy="1667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2DAC5A" w14:textId="626E7C48" w:rsidR="00C401B8" w:rsidRDefault="00C401B8" w:rsidP="00C401B8">
      <w:pPr>
        <w:pStyle w:val="PargrafodaLista"/>
        <w:numPr>
          <w:ilvl w:val="0"/>
          <w:numId w:val="7"/>
        </w:numPr>
        <w:spacing w:before="240"/>
        <w:jc w:val="both"/>
        <w:rPr>
          <w:rFonts w:asciiTheme="majorHAnsi" w:hAnsiTheme="majorHAnsi" w:cstheme="majorHAnsi"/>
        </w:rPr>
      </w:pPr>
      <w:r w:rsidRPr="00C401B8">
        <w:rPr>
          <w:rFonts w:asciiTheme="majorHAnsi" w:hAnsiTheme="majorHAnsi" w:cstheme="majorHAnsi"/>
        </w:rPr>
        <w:t>Verifique a curva e o valor da pressão esofágica no parâmetro designado por PVC no monitor.</w:t>
      </w:r>
    </w:p>
    <w:p w14:paraId="2F0E9741" w14:textId="4681217F" w:rsidR="00A041C7" w:rsidRDefault="0055593F" w:rsidP="00F30C24">
      <w:pPr>
        <w:pStyle w:val="PargrafodaLista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Segue-se a</w:t>
      </w:r>
      <w:r w:rsidR="00A041C7" w:rsidRPr="00F30C24">
        <w:rPr>
          <w:rFonts w:asciiTheme="majorHAnsi" w:hAnsiTheme="majorHAnsi" w:cstheme="majorHAnsi"/>
        </w:rPr>
        <w:t xml:space="preserve"> medição da Pressão Esofágica</w:t>
      </w:r>
      <w:r>
        <w:rPr>
          <w:rFonts w:asciiTheme="majorHAnsi" w:hAnsiTheme="majorHAnsi" w:cstheme="majorHAnsi"/>
        </w:rPr>
        <w:t>, que</w:t>
      </w:r>
      <w:r w:rsidR="00A041C7" w:rsidRPr="00F30C24">
        <w:rPr>
          <w:rFonts w:asciiTheme="majorHAnsi" w:hAnsiTheme="majorHAnsi" w:cstheme="majorHAnsi"/>
        </w:rPr>
        <w:t xml:space="preserve"> deve ser realizada durante uma pausa </w:t>
      </w:r>
      <w:r>
        <w:rPr>
          <w:rFonts w:asciiTheme="majorHAnsi" w:hAnsiTheme="majorHAnsi" w:cstheme="majorHAnsi"/>
        </w:rPr>
        <w:t xml:space="preserve">expiratória. </w:t>
      </w:r>
      <w:r w:rsidR="008A6C8F">
        <w:rPr>
          <w:rFonts w:asciiTheme="majorHAnsi" w:hAnsiTheme="majorHAnsi" w:cstheme="majorHAnsi"/>
        </w:rPr>
        <w:t>Apartir do valor obtido, calcula-se a pressão transpulmonar pela</w:t>
      </w:r>
      <w:r w:rsidR="005E6FF1">
        <w:rPr>
          <w:rFonts w:asciiTheme="majorHAnsi" w:hAnsiTheme="majorHAnsi" w:cstheme="majorHAnsi"/>
        </w:rPr>
        <w:t xml:space="preserve"> subtração entre a pressão das vias aéreas e a pressão esofágica. </w:t>
      </w:r>
    </w:p>
    <w:p w14:paraId="5A280C1A" w14:textId="15441105" w:rsidR="006B6D87" w:rsidRPr="00F30C24" w:rsidRDefault="006B6D87" w:rsidP="00F30C24">
      <w:pPr>
        <w:pStyle w:val="PargrafodaLista"/>
        <w:numPr>
          <w:ilvl w:val="0"/>
          <w:numId w:val="7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No final do </w:t>
      </w:r>
      <w:r w:rsidR="004C208D">
        <w:rPr>
          <w:rFonts w:asciiTheme="majorHAnsi" w:hAnsiTheme="majorHAnsi" w:cstheme="majorHAnsi"/>
        </w:rPr>
        <w:t xml:space="preserve">procedimento, </w:t>
      </w:r>
      <w:r w:rsidR="00FB0F9B">
        <w:rPr>
          <w:rFonts w:asciiTheme="majorHAnsi" w:hAnsiTheme="majorHAnsi" w:cstheme="majorHAnsi"/>
        </w:rPr>
        <w:t xml:space="preserve">desinsuflar balão e trocar o sistema de transdutor de pressão invasiva </w:t>
      </w:r>
      <w:r w:rsidR="00FB0F9B" w:rsidRPr="00761E08">
        <w:rPr>
          <w:rFonts w:asciiTheme="majorHAnsi" w:hAnsiTheme="majorHAnsi" w:cstheme="majorHAnsi"/>
          <w:i/>
          <w:highlight w:val="yellow"/>
          <w:rPrChange w:id="6" w:author="João  Carvalho" w:date="2023-10-30T12:26:00Z">
            <w:rPr>
              <w:rFonts w:asciiTheme="majorHAnsi" w:hAnsiTheme="majorHAnsi" w:cstheme="majorHAnsi"/>
            </w:rPr>
          </w:rPrChange>
        </w:rPr>
        <w:t>(</w:t>
      </w:r>
      <w:r w:rsidR="000B104E" w:rsidRPr="00761E08">
        <w:rPr>
          <w:rFonts w:asciiTheme="majorHAnsi" w:hAnsiTheme="majorHAnsi" w:cstheme="majorHAnsi"/>
          <w:i/>
          <w:highlight w:val="yellow"/>
          <w:rPrChange w:id="7" w:author="João  Carvalho" w:date="2023-10-30T12:26:00Z">
            <w:rPr>
              <w:rFonts w:asciiTheme="majorHAnsi" w:hAnsiTheme="majorHAnsi" w:cstheme="majorHAnsi"/>
            </w:rPr>
          </w:rPrChange>
        </w:rPr>
        <w:t xml:space="preserve">a discutir melhor </w:t>
      </w:r>
      <w:proofErr w:type="spellStart"/>
      <w:r w:rsidR="000B104E" w:rsidRPr="00761E08">
        <w:rPr>
          <w:rFonts w:asciiTheme="majorHAnsi" w:hAnsiTheme="majorHAnsi" w:cstheme="majorHAnsi"/>
          <w:i/>
          <w:highlight w:val="yellow"/>
          <w:rPrChange w:id="8" w:author="João  Carvalho" w:date="2023-10-30T12:26:00Z">
            <w:rPr>
              <w:rFonts w:asciiTheme="majorHAnsi" w:hAnsiTheme="majorHAnsi" w:cstheme="majorHAnsi"/>
            </w:rPr>
          </w:rPrChange>
        </w:rPr>
        <w:t>estratégio</w:t>
      </w:r>
      <w:proofErr w:type="spellEnd"/>
      <w:r w:rsidR="000B104E" w:rsidRPr="00761E08">
        <w:rPr>
          <w:rFonts w:asciiTheme="majorHAnsi" w:hAnsiTheme="majorHAnsi" w:cstheme="majorHAnsi"/>
          <w:i/>
          <w:highlight w:val="yellow"/>
          <w:rPrChange w:id="9" w:author="João  Carvalho" w:date="2023-10-30T12:26:00Z">
            <w:rPr>
              <w:rFonts w:asciiTheme="majorHAnsi" w:hAnsiTheme="majorHAnsi" w:cstheme="majorHAnsi"/>
            </w:rPr>
          </w:rPrChange>
        </w:rPr>
        <w:t xml:space="preserve"> em grupo).</w:t>
      </w:r>
      <w:r w:rsidR="000B104E">
        <w:rPr>
          <w:rFonts w:asciiTheme="majorHAnsi" w:hAnsiTheme="majorHAnsi" w:cstheme="majorHAnsi"/>
        </w:rPr>
        <w:t xml:space="preserve"> </w:t>
      </w:r>
    </w:p>
    <w:p w14:paraId="0FA25467" w14:textId="77777777" w:rsidR="006F6A1C" w:rsidRPr="00C401B8" w:rsidRDefault="006F6A1C" w:rsidP="005E6FF1">
      <w:pPr>
        <w:pStyle w:val="PargrafodaLista"/>
        <w:spacing w:before="240"/>
        <w:jc w:val="both"/>
        <w:rPr>
          <w:rFonts w:asciiTheme="majorHAnsi" w:hAnsiTheme="majorHAnsi" w:cstheme="majorHAnsi"/>
        </w:rPr>
      </w:pPr>
      <w:bookmarkStart w:id="10" w:name="_GoBack"/>
      <w:bookmarkEnd w:id="10"/>
    </w:p>
    <w:p w14:paraId="45FA565E" w14:textId="4882673F" w:rsidR="00094FAD" w:rsidRPr="00057C61" w:rsidRDefault="00587B6D" w:rsidP="009A53D2">
      <w:pPr>
        <w:ind w:left="360"/>
        <w:jc w:val="both"/>
        <w:rPr>
          <w:b/>
          <w:bCs/>
        </w:rPr>
      </w:pPr>
      <w:r w:rsidRPr="00057C61">
        <w:rPr>
          <w:b/>
          <w:bCs/>
        </w:rPr>
        <w:t xml:space="preserve">4.4 – </w:t>
      </w:r>
      <w:r w:rsidR="009A53D2">
        <w:rPr>
          <w:b/>
          <w:bCs/>
        </w:rPr>
        <w:t>Precauções e c</w:t>
      </w:r>
      <w:r w:rsidRPr="00057C61">
        <w:rPr>
          <w:b/>
          <w:bCs/>
        </w:rPr>
        <w:t>uidados de Enfermagem</w:t>
      </w:r>
      <w:r w:rsidR="00094FAD" w:rsidRPr="00057C61">
        <w:rPr>
          <w:b/>
          <w:bCs/>
        </w:rPr>
        <w:t xml:space="preserve"> </w:t>
      </w:r>
    </w:p>
    <w:p w14:paraId="66F257F7" w14:textId="010B2D82" w:rsidR="00965094" w:rsidRDefault="00965094" w:rsidP="00695A34">
      <w:pPr>
        <w:pStyle w:val="PargrafodaLista"/>
        <w:numPr>
          <w:ilvl w:val="0"/>
          <w:numId w:val="3"/>
        </w:numPr>
        <w:jc w:val="both"/>
      </w:pPr>
      <w:r>
        <w:t xml:space="preserve">Registar data de inserção </w:t>
      </w:r>
      <w:r w:rsidR="00B81E72">
        <w:t>da sonda</w:t>
      </w:r>
      <w:r>
        <w:t xml:space="preserve"> nasogástrica</w:t>
      </w:r>
      <w:r w:rsidR="00216BEB">
        <w:t>.</w:t>
      </w:r>
    </w:p>
    <w:p w14:paraId="0F67C97C" w14:textId="57973A20" w:rsidR="00A25541" w:rsidRDefault="00345892" w:rsidP="002745FD">
      <w:pPr>
        <w:pStyle w:val="PargrafodaLista"/>
        <w:numPr>
          <w:ilvl w:val="0"/>
          <w:numId w:val="3"/>
        </w:numPr>
        <w:jc w:val="both"/>
      </w:pPr>
      <w:r>
        <w:t>Tipo de material</w:t>
      </w:r>
      <w:r w:rsidR="009C591C">
        <w:t>.</w:t>
      </w:r>
    </w:p>
    <w:p w14:paraId="63BF9E23" w14:textId="3986383A" w:rsidR="00216BEB" w:rsidRDefault="00216BEB" w:rsidP="002745FD">
      <w:pPr>
        <w:pStyle w:val="PargrafodaLista"/>
        <w:numPr>
          <w:ilvl w:val="0"/>
          <w:numId w:val="3"/>
        </w:numPr>
        <w:jc w:val="both"/>
      </w:pPr>
      <w:r>
        <w:t xml:space="preserve">Local anatómico de colocação. </w:t>
      </w:r>
    </w:p>
    <w:p w14:paraId="667392BE" w14:textId="5F9DCC4B" w:rsidR="0053162B" w:rsidRDefault="0053162B" w:rsidP="002745FD">
      <w:pPr>
        <w:pStyle w:val="PargrafodaLista"/>
        <w:numPr>
          <w:ilvl w:val="0"/>
          <w:numId w:val="3"/>
        </w:numPr>
        <w:jc w:val="both"/>
      </w:pPr>
      <w:r>
        <w:t>Registar tipo de sonda nasogástrica em observações</w:t>
      </w:r>
      <w:r w:rsidR="009C591C">
        <w:t>.</w:t>
      </w:r>
    </w:p>
    <w:p w14:paraId="06674FC0" w14:textId="43B33DF3" w:rsidR="0021731C" w:rsidRDefault="0021731C" w:rsidP="002745FD">
      <w:pPr>
        <w:pStyle w:val="PargrafodaLista"/>
        <w:numPr>
          <w:ilvl w:val="0"/>
          <w:numId w:val="3"/>
        </w:numPr>
        <w:jc w:val="both"/>
      </w:pPr>
      <w:r>
        <w:t>Monitorização de conteúdo gástrico (reintroduzido e rejeitado)</w:t>
      </w:r>
      <w:r w:rsidR="009C591C">
        <w:t>.</w:t>
      </w:r>
    </w:p>
    <w:p w14:paraId="1C7FBA32" w14:textId="4E5C71E9" w:rsidR="0021731C" w:rsidRDefault="007D0CC6" w:rsidP="002745FD">
      <w:pPr>
        <w:pStyle w:val="PargrafodaLista"/>
        <w:numPr>
          <w:ilvl w:val="0"/>
          <w:numId w:val="3"/>
        </w:numPr>
        <w:jc w:val="both"/>
      </w:pPr>
      <w:r>
        <w:t>Trocar sistema de administração de nutrição 1 vez por dia</w:t>
      </w:r>
      <w:r w:rsidR="009C591C">
        <w:t>.</w:t>
      </w:r>
    </w:p>
    <w:p w14:paraId="2EDCA819" w14:textId="4B8AE14B" w:rsidR="007D0CC6" w:rsidRDefault="007D0CC6" w:rsidP="002745FD">
      <w:pPr>
        <w:pStyle w:val="PargrafodaLista"/>
        <w:numPr>
          <w:ilvl w:val="0"/>
          <w:numId w:val="3"/>
        </w:numPr>
        <w:jc w:val="both"/>
      </w:pPr>
      <w:r>
        <w:t>Vigiar conteúdo gástrico</w:t>
      </w:r>
      <w:r w:rsidR="009C591C">
        <w:t>.</w:t>
      </w:r>
    </w:p>
    <w:p w14:paraId="4081C7C1" w14:textId="4729DA4C" w:rsidR="00EA0F1D" w:rsidRDefault="00EA0F1D" w:rsidP="002745FD">
      <w:pPr>
        <w:pStyle w:val="PargrafodaLista"/>
        <w:numPr>
          <w:ilvl w:val="0"/>
          <w:numId w:val="3"/>
        </w:numPr>
        <w:jc w:val="both"/>
      </w:pPr>
      <w:r>
        <w:t>Executar lavagem da sonda após administração de fármacos</w:t>
      </w:r>
      <w:r w:rsidR="00701F4B">
        <w:t>.</w:t>
      </w:r>
    </w:p>
    <w:p w14:paraId="498C37C9" w14:textId="7D6CD7B3" w:rsidR="00965094" w:rsidRDefault="00965094" w:rsidP="002745FD">
      <w:pPr>
        <w:pStyle w:val="PargrafodaLista"/>
        <w:numPr>
          <w:ilvl w:val="0"/>
          <w:numId w:val="3"/>
        </w:numPr>
        <w:jc w:val="both"/>
      </w:pPr>
      <w:r>
        <w:t>Registar intercorrência</w:t>
      </w:r>
      <w:r w:rsidR="002745FD">
        <w:t>s.</w:t>
      </w:r>
    </w:p>
    <w:p w14:paraId="385F9DC0" w14:textId="4F3A7EA9" w:rsidR="00376977" w:rsidRPr="00E61043" w:rsidRDefault="00B81E72" w:rsidP="0026204F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>
        <w:lastRenderedPageBreak/>
        <w:t>Ag</w:t>
      </w:r>
      <w:r w:rsidR="002745FD">
        <w:t>endar troca de sonda nasogástrica ao fim de 30 dias, de acordo com as indicações de durabilidade do fabricante.</w:t>
      </w:r>
    </w:p>
    <w:p w14:paraId="58285DDA" w14:textId="5AE3123A" w:rsidR="00E61043" w:rsidRPr="0026204F" w:rsidRDefault="009320AF" w:rsidP="0026204F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>
        <w:t xml:space="preserve">Verificação </w:t>
      </w:r>
      <w:r w:rsidR="00C52C9F">
        <w:t xml:space="preserve">no turno da manhã que o balão da sonda nasogástrica polifuncional se encontra desinsuflado, caso não esteja a ser utilizado para medições. </w:t>
      </w:r>
    </w:p>
    <w:p w14:paraId="39AC5740" w14:textId="5668F520" w:rsidR="007F7FEB" w:rsidRDefault="007F7FEB" w:rsidP="00C356B5">
      <w:pPr>
        <w:ind w:left="360"/>
        <w:jc w:val="both"/>
        <w:rPr>
          <w:b/>
          <w:bCs/>
        </w:rPr>
      </w:pPr>
      <w:r w:rsidRPr="00057C61">
        <w:rPr>
          <w:b/>
          <w:bCs/>
        </w:rPr>
        <w:t>5. Destinatários</w:t>
      </w:r>
    </w:p>
    <w:p w14:paraId="07C51650" w14:textId="0698FD5F" w:rsidR="00057C61" w:rsidRPr="00057C61" w:rsidRDefault="005E0C02" w:rsidP="00C356B5">
      <w:pPr>
        <w:ind w:left="360"/>
        <w:jc w:val="both"/>
        <w:rPr>
          <w:rFonts w:asciiTheme="majorHAnsi" w:hAnsiTheme="majorHAnsi" w:cstheme="majorHAnsi"/>
        </w:rPr>
      </w:pPr>
      <w:r>
        <w:t>Este documento destina-se a todos os Enfermeiros e Médicos da SMIP do Centro Hospitalar de Entre o Douro e Vouga.</w:t>
      </w:r>
    </w:p>
    <w:p w14:paraId="708EDA8E" w14:textId="296C0C02" w:rsidR="00A2795A" w:rsidRDefault="00A2795A" w:rsidP="00A2795A">
      <w:pPr>
        <w:ind w:left="360"/>
      </w:pPr>
    </w:p>
    <w:sectPr w:rsidR="00A279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7456"/>
    <w:multiLevelType w:val="hybridMultilevel"/>
    <w:tmpl w:val="20886C0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F02693"/>
    <w:multiLevelType w:val="hybridMultilevel"/>
    <w:tmpl w:val="F7BA36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8731D5"/>
    <w:multiLevelType w:val="hybridMultilevel"/>
    <w:tmpl w:val="BD920834"/>
    <w:lvl w:ilvl="0" w:tplc="EECA5BF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073" w:hanging="360"/>
      </w:pPr>
    </w:lvl>
    <w:lvl w:ilvl="2" w:tplc="0816001B" w:tentative="1">
      <w:start w:val="1"/>
      <w:numFmt w:val="lowerRoman"/>
      <w:lvlText w:val="%3."/>
      <w:lvlJc w:val="right"/>
      <w:pPr>
        <w:ind w:left="2793" w:hanging="180"/>
      </w:pPr>
    </w:lvl>
    <w:lvl w:ilvl="3" w:tplc="0816000F" w:tentative="1">
      <w:start w:val="1"/>
      <w:numFmt w:val="decimal"/>
      <w:lvlText w:val="%4."/>
      <w:lvlJc w:val="left"/>
      <w:pPr>
        <w:ind w:left="3513" w:hanging="360"/>
      </w:pPr>
    </w:lvl>
    <w:lvl w:ilvl="4" w:tplc="08160019" w:tentative="1">
      <w:start w:val="1"/>
      <w:numFmt w:val="lowerLetter"/>
      <w:lvlText w:val="%5."/>
      <w:lvlJc w:val="left"/>
      <w:pPr>
        <w:ind w:left="4233" w:hanging="360"/>
      </w:pPr>
    </w:lvl>
    <w:lvl w:ilvl="5" w:tplc="0816001B" w:tentative="1">
      <w:start w:val="1"/>
      <w:numFmt w:val="lowerRoman"/>
      <w:lvlText w:val="%6."/>
      <w:lvlJc w:val="right"/>
      <w:pPr>
        <w:ind w:left="4953" w:hanging="180"/>
      </w:pPr>
    </w:lvl>
    <w:lvl w:ilvl="6" w:tplc="0816000F" w:tentative="1">
      <w:start w:val="1"/>
      <w:numFmt w:val="decimal"/>
      <w:lvlText w:val="%7."/>
      <w:lvlJc w:val="left"/>
      <w:pPr>
        <w:ind w:left="5673" w:hanging="360"/>
      </w:pPr>
    </w:lvl>
    <w:lvl w:ilvl="7" w:tplc="08160019" w:tentative="1">
      <w:start w:val="1"/>
      <w:numFmt w:val="lowerLetter"/>
      <w:lvlText w:val="%8."/>
      <w:lvlJc w:val="left"/>
      <w:pPr>
        <w:ind w:left="6393" w:hanging="360"/>
      </w:pPr>
    </w:lvl>
    <w:lvl w:ilvl="8" w:tplc="0816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4E2079E8"/>
    <w:multiLevelType w:val="multilevel"/>
    <w:tmpl w:val="F118B2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60514531"/>
    <w:multiLevelType w:val="multilevel"/>
    <w:tmpl w:val="6B30A5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Theme="minorHAnsi" w:hAnsiTheme="minorHAnsi" w:cstheme="minorBidi"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Theme="minorHAnsi" w:hAnsiTheme="minorHAnsi" w:cstheme="minorBidi"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asciiTheme="minorHAnsi" w:hAnsiTheme="minorHAnsi" w:cstheme="minorBidi"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Theme="minorHAnsi" w:hAnsiTheme="minorHAnsi" w:cstheme="minorBidi"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asciiTheme="minorHAnsi" w:hAnsiTheme="minorHAnsi" w:cstheme="minorBidi"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Theme="minorHAnsi" w:hAnsiTheme="minorHAnsi" w:cstheme="minorBidi"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asciiTheme="minorHAnsi" w:hAnsiTheme="minorHAnsi" w:cstheme="minorBidi"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asciiTheme="minorHAnsi" w:hAnsiTheme="minorHAnsi" w:cstheme="minorBidi" w:hint="default"/>
        <w:b w:val="0"/>
      </w:rPr>
    </w:lvl>
  </w:abstractNum>
  <w:abstractNum w:abstractNumId="5" w15:restartNumberingAfterBreak="0">
    <w:nsid w:val="67777A57"/>
    <w:multiLevelType w:val="hybridMultilevel"/>
    <w:tmpl w:val="F7BA3690"/>
    <w:lvl w:ilvl="0" w:tplc="7898CAB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FF28BF"/>
    <w:multiLevelType w:val="hybridMultilevel"/>
    <w:tmpl w:val="BEC66B1E"/>
    <w:lvl w:ilvl="0" w:tplc="08160011">
      <w:start w:val="1"/>
      <w:numFmt w:val="decimal"/>
      <w:lvlText w:val="%1)"/>
      <w:lvlJc w:val="left"/>
      <w:pPr>
        <w:ind w:left="1066" w:hanging="360"/>
      </w:pPr>
    </w:lvl>
    <w:lvl w:ilvl="1" w:tplc="08160019" w:tentative="1">
      <w:start w:val="1"/>
      <w:numFmt w:val="lowerLetter"/>
      <w:lvlText w:val="%2."/>
      <w:lvlJc w:val="left"/>
      <w:pPr>
        <w:ind w:left="1786" w:hanging="360"/>
      </w:pPr>
    </w:lvl>
    <w:lvl w:ilvl="2" w:tplc="0816001B" w:tentative="1">
      <w:start w:val="1"/>
      <w:numFmt w:val="lowerRoman"/>
      <w:lvlText w:val="%3."/>
      <w:lvlJc w:val="right"/>
      <w:pPr>
        <w:ind w:left="2506" w:hanging="180"/>
      </w:pPr>
    </w:lvl>
    <w:lvl w:ilvl="3" w:tplc="0816000F" w:tentative="1">
      <w:start w:val="1"/>
      <w:numFmt w:val="decimal"/>
      <w:lvlText w:val="%4."/>
      <w:lvlJc w:val="left"/>
      <w:pPr>
        <w:ind w:left="3226" w:hanging="360"/>
      </w:pPr>
    </w:lvl>
    <w:lvl w:ilvl="4" w:tplc="08160019" w:tentative="1">
      <w:start w:val="1"/>
      <w:numFmt w:val="lowerLetter"/>
      <w:lvlText w:val="%5."/>
      <w:lvlJc w:val="left"/>
      <w:pPr>
        <w:ind w:left="3946" w:hanging="360"/>
      </w:pPr>
    </w:lvl>
    <w:lvl w:ilvl="5" w:tplc="0816001B" w:tentative="1">
      <w:start w:val="1"/>
      <w:numFmt w:val="lowerRoman"/>
      <w:lvlText w:val="%6."/>
      <w:lvlJc w:val="right"/>
      <w:pPr>
        <w:ind w:left="4666" w:hanging="180"/>
      </w:pPr>
    </w:lvl>
    <w:lvl w:ilvl="6" w:tplc="0816000F" w:tentative="1">
      <w:start w:val="1"/>
      <w:numFmt w:val="decimal"/>
      <w:lvlText w:val="%7."/>
      <w:lvlJc w:val="left"/>
      <w:pPr>
        <w:ind w:left="5386" w:hanging="360"/>
      </w:pPr>
    </w:lvl>
    <w:lvl w:ilvl="7" w:tplc="08160019" w:tentative="1">
      <w:start w:val="1"/>
      <w:numFmt w:val="lowerLetter"/>
      <w:lvlText w:val="%8."/>
      <w:lvlJc w:val="left"/>
      <w:pPr>
        <w:ind w:left="6106" w:hanging="360"/>
      </w:pPr>
    </w:lvl>
    <w:lvl w:ilvl="8" w:tplc="0816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7" w15:restartNumberingAfterBreak="0">
    <w:nsid w:val="74AA0043"/>
    <w:multiLevelType w:val="hybridMultilevel"/>
    <w:tmpl w:val="6C880906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4F34F9F"/>
    <w:multiLevelType w:val="hybridMultilevel"/>
    <w:tmpl w:val="BA56EF40"/>
    <w:lvl w:ilvl="0" w:tplc="0816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8"/>
  </w:num>
  <w:num w:numId="6">
    <w:abstractNumId w:val="7"/>
  </w:num>
  <w:num w:numId="7">
    <w:abstractNumId w:val="5"/>
  </w:num>
  <w:num w:numId="8">
    <w:abstractNumId w:val="6"/>
  </w:num>
  <w:num w:numId="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ão  Carvalho">
    <w15:presenceInfo w15:providerId="None" w15:userId="João  Carvalh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795A"/>
    <w:rsid w:val="00006153"/>
    <w:rsid w:val="0002372B"/>
    <w:rsid w:val="00045FDE"/>
    <w:rsid w:val="000566E9"/>
    <w:rsid w:val="00057C61"/>
    <w:rsid w:val="00084AD8"/>
    <w:rsid w:val="00086516"/>
    <w:rsid w:val="00094FAD"/>
    <w:rsid w:val="000A6342"/>
    <w:rsid w:val="000A7BFF"/>
    <w:rsid w:val="000B104E"/>
    <w:rsid w:val="000D3818"/>
    <w:rsid w:val="0016114A"/>
    <w:rsid w:val="00167193"/>
    <w:rsid w:val="001A25B9"/>
    <w:rsid w:val="001A71F9"/>
    <w:rsid w:val="001B5CF5"/>
    <w:rsid w:val="001C6782"/>
    <w:rsid w:val="001F7616"/>
    <w:rsid w:val="00216BEB"/>
    <w:rsid w:val="0021731C"/>
    <w:rsid w:val="00252857"/>
    <w:rsid w:val="0026204F"/>
    <w:rsid w:val="002745FD"/>
    <w:rsid w:val="0029091B"/>
    <w:rsid w:val="002B327D"/>
    <w:rsid w:val="00345892"/>
    <w:rsid w:val="003536E6"/>
    <w:rsid w:val="003617C9"/>
    <w:rsid w:val="0036552E"/>
    <w:rsid w:val="00376977"/>
    <w:rsid w:val="00392A89"/>
    <w:rsid w:val="003A3EB3"/>
    <w:rsid w:val="003B1A01"/>
    <w:rsid w:val="003B273A"/>
    <w:rsid w:val="003C0FA3"/>
    <w:rsid w:val="003F60DD"/>
    <w:rsid w:val="00425623"/>
    <w:rsid w:val="004A4F80"/>
    <w:rsid w:val="004C208D"/>
    <w:rsid w:val="004D7702"/>
    <w:rsid w:val="005145B1"/>
    <w:rsid w:val="0053162B"/>
    <w:rsid w:val="005378FC"/>
    <w:rsid w:val="0055593F"/>
    <w:rsid w:val="00587B6D"/>
    <w:rsid w:val="005952F7"/>
    <w:rsid w:val="005A2EF1"/>
    <w:rsid w:val="005A4749"/>
    <w:rsid w:val="005C009A"/>
    <w:rsid w:val="005C0D17"/>
    <w:rsid w:val="005E0C02"/>
    <w:rsid w:val="005E6FF1"/>
    <w:rsid w:val="005F147B"/>
    <w:rsid w:val="0062748D"/>
    <w:rsid w:val="006611D4"/>
    <w:rsid w:val="00695A34"/>
    <w:rsid w:val="006B204A"/>
    <w:rsid w:val="006B6D87"/>
    <w:rsid w:val="006F6A1C"/>
    <w:rsid w:val="00701F4B"/>
    <w:rsid w:val="0072087E"/>
    <w:rsid w:val="007368B7"/>
    <w:rsid w:val="00761E08"/>
    <w:rsid w:val="00766A77"/>
    <w:rsid w:val="0078690B"/>
    <w:rsid w:val="007C56B5"/>
    <w:rsid w:val="007D0CC6"/>
    <w:rsid w:val="007E5309"/>
    <w:rsid w:val="007F7FEB"/>
    <w:rsid w:val="00806553"/>
    <w:rsid w:val="00825288"/>
    <w:rsid w:val="00831CA3"/>
    <w:rsid w:val="008961F6"/>
    <w:rsid w:val="008A6C8F"/>
    <w:rsid w:val="008B2DFE"/>
    <w:rsid w:val="00903A12"/>
    <w:rsid w:val="0090504A"/>
    <w:rsid w:val="00914629"/>
    <w:rsid w:val="009320AF"/>
    <w:rsid w:val="00965094"/>
    <w:rsid w:val="009674E0"/>
    <w:rsid w:val="009A53D2"/>
    <w:rsid w:val="009C591C"/>
    <w:rsid w:val="00A041C7"/>
    <w:rsid w:val="00A134B4"/>
    <w:rsid w:val="00A25541"/>
    <w:rsid w:val="00A2795A"/>
    <w:rsid w:val="00A342B1"/>
    <w:rsid w:val="00A87EF7"/>
    <w:rsid w:val="00AA665A"/>
    <w:rsid w:val="00AF5660"/>
    <w:rsid w:val="00AF6368"/>
    <w:rsid w:val="00AF7DB9"/>
    <w:rsid w:val="00B373F0"/>
    <w:rsid w:val="00B37FFC"/>
    <w:rsid w:val="00B617EF"/>
    <w:rsid w:val="00B62C06"/>
    <w:rsid w:val="00B81E72"/>
    <w:rsid w:val="00BA279B"/>
    <w:rsid w:val="00BB4A86"/>
    <w:rsid w:val="00C1660C"/>
    <w:rsid w:val="00C22513"/>
    <w:rsid w:val="00C356B5"/>
    <w:rsid w:val="00C401B8"/>
    <w:rsid w:val="00C408E5"/>
    <w:rsid w:val="00C52C9F"/>
    <w:rsid w:val="00C568A3"/>
    <w:rsid w:val="00C734E9"/>
    <w:rsid w:val="00C83FEC"/>
    <w:rsid w:val="00CD441F"/>
    <w:rsid w:val="00D03EFE"/>
    <w:rsid w:val="00D76C0B"/>
    <w:rsid w:val="00D95BE2"/>
    <w:rsid w:val="00D960C3"/>
    <w:rsid w:val="00DC67B4"/>
    <w:rsid w:val="00DD667C"/>
    <w:rsid w:val="00E07D51"/>
    <w:rsid w:val="00E61043"/>
    <w:rsid w:val="00EA0F1D"/>
    <w:rsid w:val="00EE5573"/>
    <w:rsid w:val="00EF6E5B"/>
    <w:rsid w:val="00F26F5C"/>
    <w:rsid w:val="00F30C24"/>
    <w:rsid w:val="00F47F93"/>
    <w:rsid w:val="00F62131"/>
    <w:rsid w:val="00FB0F9B"/>
    <w:rsid w:val="00FB74CD"/>
    <w:rsid w:val="00FE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9217C"/>
  <w15:chartTrackingRefBased/>
  <w15:docId w15:val="{381CDCA3-3146-48DD-BA14-BD889FB58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795A"/>
  </w:style>
  <w:style w:type="paragraph" w:styleId="Cabealho2">
    <w:name w:val="heading 2"/>
    <w:basedOn w:val="Normal"/>
    <w:next w:val="Normal"/>
    <w:link w:val="Cabealho2Carter"/>
    <w:uiPriority w:val="9"/>
    <w:semiHidden/>
    <w:unhideWhenUsed/>
    <w:qFormat/>
    <w:rsid w:val="00A279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2Carter">
    <w:name w:val="Cabeçalho 2 Caráter"/>
    <w:basedOn w:val="Tipodeletrapredefinidodopargrafo"/>
    <w:link w:val="Cabealho2"/>
    <w:uiPriority w:val="9"/>
    <w:semiHidden/>
    <w:rsid w:val="00A2795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orpodetexto">
    <w:name w:val="Body Text"/>
    <w:basedOn w:val="Normal"/>
    <w:link w:val="CorpodetextoCarter"/>
    <w:uiPriority w:val="99"/>
    <w:semiHidden/>
    <w:unhideWhenUsed/>
    <w:rsid w:val="00A2795A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semiHidden/>
    <w:rsid w:val="00A2795A"/>
  </w:style>
  <w:style w:type="table" w:styleId="Tabelacomgrelha">
    <w:name w:val="Table Grid"/>
    <w:basedOn w:val="Tabelanormal"/>
    <w:rsid w:val="00A2795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P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2795A"/>
    <w:pPr>
      <w:ind w:left="720"/>
      <w:contextualSpacing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1671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1671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951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Tavares</dc:creator>
  <cp:keywords/>
  <dc:description/>
  <cp:lastModifiedBy>João  Carvalho</cp:lastModifiedBy>
  <cp:revision>2</cp:revision>
  <dcterms:created xsi:type="dcterms:W3CDTF">2023-10-30T12:26:00Z</dcterms:created>
  <dcterms:modified xsi:type="dcterms:W3CDTF">2023-10-30T12:26:00Z</dcterms:modified>
</cp:coreProperties>
</file>